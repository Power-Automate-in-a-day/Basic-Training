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9170D" w14:textId="77777777" w:rsidR="001C3426" w:rsidRPr="00405031" w:rsidRDefault="001C3426" w:rsidP="00405031">
      <w:pPr>
        <w:pStyle w:val="Heading1"/>
        <w:rPr>
          <w:rFonts w:ascii="Segoe UI" w:eastAsia="MS Gothic" w:hAnsi="Segoe UI" w:cs="Segoe UI"/>
          <w:color w:val="0070C0"/>
          <w:sz w:val="40"/>
          <w:szCs w:val="40"/>
          <w:rPrChange w:id="0" w:author="Dattatray Patil (Contractor)" w:date="2021-02-15T15:34:00Z">
            <w:rPr/>
          </w:rPrChange>
        </w:rPr>
        <w:pPrChange w:id="1" w:author="Dattatray Patil (Contractor)" w:date="2021-02-15T15:34:00Z">
          <w:pPr>
            <w:keepNext/>
            <w:keepLines/>
            <w:spacing w:after="120"/>
            <w:outlineLvl w:val="1"/>
          </w:pPr>
        </w:pPrChange>
      </w:pPr>
      <w:bookmarkStart w:id="2" w:name="_Toc41060370"/>
      <w:r w:rsidRPr="00405031">
        <w:rPr>
          <w:rFonts w:ascii="Segoe UI" w:eastAsia="MS Gothic" w:hAnsi="Segoe UI" w:cs="Segoe UI"/>
          <w:color w:val="0070C0"/>
          <w:sz w:val="40"/>
          <w:szCs w:val="40"/>
          <w:rPrChange w:id="3" w:author="Dattatray Patil (Contractor)" w:date="2021-02-15T15:34:00Z">
            <w:rPr/>
          </w:rPrChange>
        </w:rPr>
        <w:t>Lab 9. Creating a Business Process Flow</w:t>
      </w:r>
      <w:bookmarkEnd w:id="2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77777777" w:rsidR="001C3426" w:rsidRPr="001C3426" w:rsidRDefault="001C3426" w:rsidP="001C3426">
      <w:pPr>
        <w:rPr>
          <w:rFonts w:ascii="Segoe UI" w:eastAsia="Segoe UI" w:hAnsi="Segoe UI" w:cs="Times New Roman"/>
          <w:b/>
          <w:bCs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>:  During the lab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405031" w:rsidRDefault="001C3426" w:rsidP="00405031">
      <w:pPr>
        <w:pStyle w:val="Heading2"/>
        <w:rPr>
          <w:rFonts w:ascii="Segoe UI" w:eastAsia="Times New Roman" w:hAnsi="Segoe UI" w:cs="Segoe UI"/>
          <w:color w:val="0070C0"/>
          <w:sz w:val="28"/>
          <w:szCs w:val="28"/>
          <w:lang w:val="fr-BE"/>
          <w:rPrChange w:id="4" w:author="Dattatray Patil (Contractor)" w:date="2021-02-15T15:34:00Z">
            <w:rPr>
              <w:lang w:val="fr-BE"/>
            </w:rPr>
          </w:rPrChange>
        </w:rPr>
        <w:pPrChange w:id="5" w:author="Dattatray Patil (Contractor)" w:date="2021-02-15T15:34:00Z">
          <w:pPr>
            <w:keepNext/>
            <w:keepLines/>
            <w:spacing w:before="240" w:after="60"/>
            <w:outlineLvl w:val="3"/>
          </w:pPr>
        </w:pPrChange>
      </w:pPr>
      <w:bookmarkStart w:id="6" w:name="_Toc41060371"/>
      <w:proofErr w:type="spellStart"/>
      <w:proofErr w:type="gramStart"/>
      <w:r w:rsidRPr="00405031">
        <w:rPr>
          <w:rFonts w:ascii="Segoe UI" w:eastAsia="Times New Roman" w:hAnsi="Segoe UI" w:cs="Segoe UI"/>
          <w:color w:val="0070C0"/>
          <w:sz w:val="28"/>
          <w:szCs w:val="28"/>
          <w:lang w:val="fr-BE"/>
          <w:rPrChange w:id="7" w:author="Dattatray Patil (Contractor)" w:date="2021-02-15T15:34:00Z">
            <w:rPr>
              <w:lang w:val="fr-BE"/>
            </w:rPr>
          </w:rPrChange>
        </w:rPr>
        <w:t>Tasks</w:t>
      </w:r>
      <w:proofErr w:type="spellEnd"/>
      <w:r w:rsidRPr="00405031">
        <w:rPr>
          <w:rFonts w:ascii="Segoe UI" w:eastAsia="Times New Roman" w:hAnsi="Segoe UI" w:cs="Segoe UI"/>
          <w:color w:val="0070C0"/>
          <w:sz w:val="28"/>
          <w:szCs w:val="28"/>
          <w:lang w:val="fr-BE"/>
          <w:rPrChange w:id="8" w:author="Dattatray Patil (Contractor)" w:date="2021-02-15T15:34:00Z">
            <w:rPr>
              <w:lang w:val="fr-BE"/>
            </w:rPr>
          </w:rPrChange>
        </w:rPr>
        <w:t>:</w:t>
      </w:r>
      <w:bookmarkEnd w:id="6"/>
      <w:proofErr w:type="gramEnd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7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</w:t>
        </w:r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s</w:t>
        </w:r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5D8EFFD3">
            <wp:extent cx="2228850" cy="3124200"/>
            <wp:effectExtent l="19050" t="19050" r="19050" b="1905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D0ADDA9">
            <wp:extent cx="2888056" cy="1889716"/>
            <wp:effectExtent l="19050" t="19050" r="26670" b="15875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1866CC91">
            <wp:extent cx="3295650" cy="1409700"/>
            <wp:effectExtent l="19050" t="19050" r="19050" b="1905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1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2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55969C31">
            <wp:extent cx="2381250" cy="1885950"/>
            <wp:effectExtent l="19050" t="19050" r="19050" b="1905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391F4EE6">
            <wp:extent cx="1638300" cy="552450"/>
            <wp:effectExtent l="19050" t="19050" r="19050" b="1905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6C21ECB">
            <wp:extent cx="3619500" cy="3314700"/>
            <wp:effectExtent l="19050" t="19050" r="19050" b="1905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9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9"/>
      <w:r w:rsidRPr="001C3426">
        <w:rPr>
          <w:rFonts w:ascii="Segoe UI" w:eastAsia="Segoe UI" w:hAnsi="Segoe UI" w:cs="Times New Roman"/>
          <w:sz w:val="16"/>
          <w:szCs w:val="16"/>
        </w:rPr>
        <w:commentReference w:id="9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017052CE">
            <wp:extent cx="3467100" cy="2705100"/>
            <wp:effectExtent l="19050" t="19050" r="19050" b="1905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2F2C23D6">
            <wp:extent cx="3352800" cy="3333750"/>
            <wp:effectExtent l="19050" t="19050" r="19050" b="1905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21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</w:t>
        </w:r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r</w:t>
        </w:r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osoft.co</w:t>
        </w:r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</w:t>
      </w:r>
      <w:bookmarkStart w:id="10" w:name="_GoBack"/>
      <w:bookmarkEnd w:id="10"/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>d select the new environment:</w:t>
      </w:r>
    </w:p>
    <w:p w14:paraId="22F37613" w14:textId="35837615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</w:t>
      </w:r>
      <w:del w:id="11" w:author="Dattatray Patil (Contractor)" w:date="2021-02-15T15:53:00Z">
        <w:r w:rsidRPr="00405031" w:rsidDel="00405031">
          <w:rPr>
            <w:rFonts w:ascii="Segoe UI" w:eastAsia="MS Mincho" w:hAnsi="Segoe UI" w:cs="Times New Roman"/>
            <w:b/>
            <w:bCs/>
            <w:sz w:val="20"/>
            <w:rPrChange w:id="12" w:author="Dattatray Patil (Contractor)" w:date="2021-02-15T15:53:00Z">
              <w:rPr>
                <w:rFonts w:ascii="Segoe UI" w:eastAsia="MS Mincho" w:hAnsi="Segoe UI" w:cs="Times New Roman"/>
                <w:sz w:val="20"/>
              </w:rPr>
            </w:rPrChange>
          </w:rPr>
          <w:delText>Entities</w:delText>
        </w:r>
      </w:del>
      <w:ins w:id="13" w:author="Dattatray Patil (Contractor)" w:date="2021-02-15T15:53:00Z">
        <w:r w:rsidR="00405031" w:rsidRPr="00405031">
          <w:rPr>
            <w:rFonts w:ascii="Segoe UI" w:eastAsia="MS Mincho" w:hAnsi="Segoe UI" w:cs="Times New Roman"/>
            <w:b/>
            <w:bCs/>
            <w:sz w:val="20"/>
            <w:rPrChange w:id="14" w:author="Dattatray Patil (Contractor)" w:date="2021-02-15T15:53:00Z">
              <w:rPr>
                <w:rFonts w:ascii="Segoe UI" w:eastAsia="MS Mincho" w:hAnsi="Segoe UI" w:cs="Times New Roman"/>
                <w:sz w:val="20"/>
              </w:rPr>
            </w:rPrChange>
          </w:rPr>
          <w:t>Tables</w:t>
        </w:r>
        <w:r w:rsidR="00405031">
          <w:rPr>
            <w:rFonts w:ascii="Segoe UI" w:eastAsia="MS Mincho" w:hAnsi="Segoe UI" w:cs="Times New Roman"/>
            <w:sz w:val="20"/>
          </w:rPr>
          <w:t xml:space="preserve">  from Left menu </w:t>
        </w:r>
      </w:ins>
      <w:r w:rsidRPr="001C3426">
        <w:rPr>
          <w:rFonts w:ascii="Segoe UI" w:eastAsia="MS Mincho" w:hAnsi="Segoe UI" w:cs="Times New Roman"/>
          <w:sz w:val="20"/>
        </w:rPr>
        <w:t>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1EEA871F" w:rsidR="001C3426" w:rsidRPr="001C3426" w:rsidRDefault="00405031" w:rsidP="00405031">
      <w:pPr>
        <w:spacing w:line="256" w:lineRule="auto"/>
        <w:ind w:left="2160"/>
        <w:contextualSpacing/>
        <w:rPr>
          <w:rFonts w:ascii="Segoe UI" w:eastAsia="MS Mincho" w:hAnsi="Segoe UI" w:cs="Times New Roman"/>
          <w:sz w:val="20"/>
        </w:rPr>
        <w:pPrChange w:id="15" w:author="Dattatray Patil (Contractor)" w:date="2021-02-15T15:54:00Z">
          <w:pPr>
            <w:numPr>
              <w:numId w:val="1"/>
            </w:numPr>
            <w:spacing w:line="256" w:lineRule="auto"/>
            <w:ind w:left="720" w:hanging="360"/>
            <w:contextualSpacing/>
            <w:jc w:val="center"/>
          </w:pPr>
        </w:pPrChange>
      </w:pPr>
      <w:ins w:id="16" w:author="Dattatray Patil (Contractor)" w:date="2021-02-15T15:54:00Z">
        <w:r>
          <w:rPr>
            <w:noProof/>
          </w:rPr>
          <w:drawing>
            <wp:inline distT="0" distB="0" distL="0" distR="0" wp14:anchorId="264E7858" wp14:editId="7E9024DA">
              <wp:extent cx="2061201" cy="2183892"/>
              <wp:effectExtent l="19050" t="19050" r="15875" b="260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80160" cy="2203979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  <w:del w:id="17" w:author="Dattatray Patil (Contractor)" w:date="2021-02-15T15:54:00Z">
        <w:r w:rsidR="001C3426" w:rsidRPr="001C3426" w:rsidDel="00405031"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728492E1" wp14:editId="3E58728E">
              <wp:extent cx="1629749" cy="3234679"/>
              <wp:effectExtent l="0" t="0" r="8890" b="4445"/>
              <wp:docPr id="975162338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9749" cy="32346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1B8F400D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</w:t>
      </w:r>
      <w:del w:id="18" w:author="Dattatray Patil (Contractor)" w:date="2021-02-15T15:55:00Z">
        <w:r w:rsidRPr="001C3426" w:rsidDel="00405031">
          <w:rPr>
            <w:rFonts w:ascii="Segoe UI" w:eastAsia="MS Mincho" w:hAnsi="Segoe UI" w:cs="Times New Roman"/>
            <w:sz w:val="20"/>
          </w:rPr>
          <w:delText xml:space="preserve">Entity </w:delText>
        </w:r>
      </w:del>
      <w:ins w:id="19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>Tables</w:t>
        </w:r>
        <w:r w:rsidR="00405031" w:rsidRPr="001C3426">
          <w:rPr>
            <w:rFonts w:ascii="Segoe UI" w:eastAsia="MS Mincho" w:hAnsi="Segoe UI" w:cs="Times New Roman"/>
            <w:sz w:val="20"/>
          </w:rPr>
          <w:t xml:space="preserve"> </w:t>
        </w:r>
      </w:ins>
      <w:r w:rsidRPr="001C3426">
        <w:rPr>
          <w:rFonts w:ascii="Segoe UI" w:eastAsia="MS Mincho" w:hAnsi="Segoe UI" w:cs="Times New Roman"/>
          <w:sz w:val="20"/>
        </w:rPr>
        <w:t xml:space="preserve">and create a </w:t>
      </w:r>
      <w:del w:id="20" w:author="Dattatray Patil (Contractor)" w:date="2021-02-15T15:55:00Z">
        <w:r w:rsidRPr="001C3426" w:rsidDel="00405031">
          <w:rPr>
            <w:rFonts w:ascii="Segoe UI" w:eastAsia="MS Mincho" w:hAnsi="Segoe UI" w:cs="Times New Roman"/>
            <w:b/>
            <w:bCs/>
            <w:sz w:val="20"/>
          </w:rPr>
          <w:delText xml:space="preserve">new </w:delText>
        </w:r>
      </w:del>
      <w:ins w:id="21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>N</w:t>
        </w:r>
        <w:r w:rsidR="00405031" w:rsidRPr="001C3426">
          <w:rPr>
            <w:rFonts w:ascii="Segoe UI" w:eastAsia="MS Mincho" w:hAnsi="Segoe UI" w:cs="Times New Roman"/>
            <w:b/>
            <w:bCs/>
            <w:sz w:val="20"/>
          </w:rPr>
          <w:t xml:space="preserve">ew </w:t>
        </w:r>
      </w:ins>
      <w:del w:id="22" w:author="Dattatray Patil (Contractor)" w:date="2021-02-15T15:55:00Z">
        <w:r w:rsidRPr="001C3426" w:rsidDel="00405031">
          <w:rPr>
            <w:rFonts w:ascii="Segoe UI" w:eastAsia="MS Mincho" w:hAnsi="Segoe UI" w:cs="Times New Roman"/>
            <w:b/>
            <w:bCs/>
            <w:sz w:val="20"/>
          </w:rPr>
          <w:delText>Entity</w:delText>
        </w:r>
        <w:r w:rsidRPr="001C3426" w:rsidDel="00405031">
          <w:rPr>
            <w:rFonts w:ascii="Segoe UI" w:eastAsia="MS Mincho" w:hAnsi="Segoe UI" w:cs="Times New Roman"/>
            <w:sz w:val="20"/>
          </w:rPr>
          <w:delText xml:space="preserve"> </w:delText>
        </w:r>
      </w:del>
      <w:ins w:id="23" w:author="Dattatray Patil (Contractor)" w:date="2021-02-15T15:55:00Z">
        <w:r w:rsidR="00405031">
          <w:rPr>
            <w:rFonts w:ascii="Segoe UI" w:eastAsia="MS Mincho" w:hAnsi="Segoe UI" w:cs="Times New Roman"/>
            <w:b/>
            <w:bCs/>
            <w:sz w:val="20"/>
          </w:rPr>
          <w:t xml:space="preserve">table </w:t>
        </w:r>
      </w:ins>
      <w:r w:rsidRPr="001C3426">
        <w:rPr>
          <w:rFonts w:ascii="Segoe UI" w:eastAsia="MS Mincho" w:hAnsi="Segoe UI" w:cs="Times New Roman"/>
          <w:sz w:val="20"/>
        </w:rPr>
        <w:t>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F964A82" wp14:editId="63B51F50">
            <wp:extent cx="2826840" cy="2835432"/>
            <wp:effectExtent l="0" t="0" r="0" b="3175"/>
            <wp:docPr id="1320081831" name="Picture 18250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40" cy="28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24"/>
      <w:r w:rsidRPr="001C3426">
        <w:rPr>
          <w:rFonts w:ascii="Segoe UI" w:eastAsia="MS Mincho" w:hAnsi="Segoe UI" w:cs="Times New Roman"/>
          <w:sz w:val="20"/>
        </w:rPr>
        <w:t>here</w:t>
      </w:r>
      <w:commentRangeEnd w:id="24"/>
      <w:r w:rsidRPr="001C3426">
        <w:rPr>
          <w:rFonts w:ascii="Segoe UI" w:eastAsia="Segoe UI" w:hAnsi="Segoe UI" w:cs="Times New Roman"/>
          <w:sz w:val="16"/>
          <w:szCs w:val="16"/>
        </w:rPr>
        <w:commentReference w:id="2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464236E2">
            <wp:extent cx="2634558" cy="2757669"/>
            <wp:effectExtent l="0" t="0" r="0" b="508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87D928D" wp14:editId="646C07AF">
            <wp:extent cx="2709813" cy="2868722"/>
            <wp:effectExtent l="0" t="0" r="0" b="8255"/>
            <wp:docPr id="716613045" name="Picture 182503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13" cy="28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F6FA3F6" wp14:editId="18F1D09D">
            <wp:extent cx="4865170" cy="3033854"/>
            <wp:effectExtent l="0" t="0" r="0" b="0"/>
            <wp:docPr id="507020781" name="Picture 182503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170" cy="30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FDCCC03" wp14:editId="248B52AD">
            <wp:extent cx="2855657" cy="3508135"/>
            <wp:effectExtent l="0" t="0" r="1905" b="0"/>
            <wp:docPr id="1181659840" name="Picture 18250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7" cy="35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3C" w14:textId="77777777" w:rsidR="001C3426" w:rsidRPr="001C3426" w:rsidRDefault="001C3426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r w:rsidRPr="001C3426">
        <w:rPr>
          <w:rFonts w:ascii="Segoe UI" w:eastAsia="Times New Roman" w:hAnsi="Segoe UI" w:cs="Arial"/>
          <w:noProof/>
          <w:color w:val="002050"/>
          <w:sz w:val="18"/>
          <w:szCs w:val="20"/>
        </w:rPr>
        <w:lastRenderedPageBreak/>
        <w:drawing>
          <wp:inline distT="0" distB="0" distL="0" distR="0" wp14:anchorId="0FEF8A8C" wp14:editId="73A2CC36">
            <wp:extent cx="2578109" cy="4207221"/>
            <wp:effectExtent l="0" t="0" r="0" b="3175"/>
            <wp:docPr id="592244604" name="Picture 182503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9" cy="42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7812C07" wp14:editId="4182DE7C">
            <wp:extent cx="2399554" cy="3905156"/>
            <wp:effectExtent l="0" t="0" r="1270" b="635"/>
            <wp:docPr id="1381101535" name="Picture 177126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54" cy="39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Two options </w:t>
      </w:r>
      <w:r w:rsidRPr="001C3426">
        <w:rPr>
          <w:rFonts w:ascii="Segoe UI" w:eastAsia="MS Mincho" w:hAnsi="Segoe UI" w:cs="Times New Roman"/>
          <w:sz w:val="20"/>
        </w:rPr>
        <w:t xml:space="preserve"> type ( Yes, No), and  Yes should be the default value:</w:t>
      </w:r>
    </w:p>
    <w:p w14:paraId="49C24076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49E21FF" wp14:editId="518B2381">
            <wp:extent cx="2435583" cy="3988207"/>
            <wp:effectExtent l="0" t="0" r="3175" b="0"/>
            <wp:docPr id="895063254" name="Picture 177126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3" cy="39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DDECF8" wp14:editId="19D8CF85">
            <wp:extent cx="2495791" cy="3895492"/>
            <wp:effectExtent l="0" t="0" r="0" b="0"/>
            <wp:docPr id="1567629819" name="Picture 177126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1" cy="38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25"/>
      <w:r w:rsidRPr="001C3426">
        <w:rPr>
          <w:rFonts w:ascii="Segoe UI" w:eastAsia="MS Mincho" w:hAnsi="Segoe UI" w:cs="Times New Roman"/>
          <w:sz w:val="20"/>
        </w:rPr>
        <w:t>settings</w:t>
      </w:r>
      <w:commentRangeEnd w:id="25"/>
      <w:r w:rsidRPr="001C3426">
        <w:rPr>
          <w:rFonts w:ascii="Segoe UI" w:eastAsia="Segoe UI" w:hAnsi="Segoe UI" w:cs="Times New Roman"/>
          <w:sz w:val="16"/>
          <w:szCs w:val="16"/>
        </w:rPr>
        <w:commentReference w:id="25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D9DEA99" wp14:editId="1E3DBBC9">
            <wp:extent cx="6858000" cy="2497455"/>
            <wp:effectExtent l="0" t="0" r="0" b="0"/>
            <wp:docPr id="865999611" name="Picture 177126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Let’s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59DD72" wp14:editId="2F912692">
            <wp:extent cx="1701003" cy="5353414"/>
            <wp:effectExtent l="0" t="0" r="0" b="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79F716B6">
            <wp:extent cx="5033726" cy="1205630"/>
            <wp:effectExtent l="0" t="0" r="0" b="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72F2D18" wp14:editId="07E1B7A1">
            <wp:extent cx="3220904" cy="2572755"/>
            <wp:effectExtent l="0" t="0" r="0" b="0"/>
            <wp:docPr id="1429918179" name="Picture 18250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04" cy="2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>Loan New  Stage</w:t>
      </w:r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stage, 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26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26"/>
      <w:r w:rsidRPr="001C3426">
        <w:rPr>
          <w:rFonts w:ascii="Segoe UI" w:eastAsia="Segoe UI" w:hAnsi="Segoe UI" w:cs="Times New Roman"/>
          <w:sz w:val="16"/>
          <w:szCs w:val="16"/>
        </w:rPr>
        <w:commentReference w:id="26"/>
      </w:r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Step,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7AFB8E72">
            <wp:extent cx="1993963" cy="3052998"/>
            <wp:effectExtent l="0" t="0" r="6350" b="0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012386F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3E339A" wp14:editId="594E7FB9">
            <wp:extent cx="2215398" cy="2641015"/>
            <wp:effectExtent l="0" t="0" r="0" b="6985"/>
            <wp:docPr id="2098254444" name="Picture 177126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98" cy="26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27"/>
      <w:r w:rsidRPr="001C3426">
        <w:rPr>
          <w:rFonts w:ascii="Segoe UI" w:eastAsia="MS Mincho" w:hAnsi="Segoe UI" w:cs="Times New Roman"/>
          <w:sz w:val="20"/>
        </w:rPr>
        <w:t>and</w:t>
      </w:r>
      <w:commentRangeEnd w:id="27"/>
      <w:r w:rsidRPr="001C3426">
        <w:rPr>
          <w:rFonts w:ascii="Segoe UI" w:eastAsia="Segoe UI" w:hAnsi="Segoe UI" w:cs="Times New Roman"/>
          <w:sz w:val="16"/>
          <w:szCs w:val="16"/>
        </w:rPr>
        <w:commentReference w:id="27"/>
      </w:r>
      <w:r w:rsidRPr="001C3426">
        <w:rPr>
          <w:rFonts w:ascii="Segoe UI" w:eastAsia="MS Mincho" w:hAnsi="Segoe UI" w:cs="Times New Roman"/>
          <w:sz w:val="20"/>
        </w:rPr>
        <w:t xml:space="preserve"> 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B1D780" wp14:editId="2DA5364C">
            <wp:extent cx="2045889" cy="5563488"/>
            <wp:effectExtent l="0" t="0" r="0" b="0"/>
            <wp:docPr id="79226060" name="Picture 177126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889" cy="5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24142D86">
            <wp:extent cx="8378825" cy="691253"/>
            <wp:effectExtent l="0" t="0" r="3175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825" cy="6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Make sure the Business process Flow is activated; go to the Flows menu, and your </w:t>
      </w:r>
      <w:proofErr w:type="spellStart"/>
      <w:r w:rsidRPr="001C3426">
        <w:rPr>
          <w:rFonts w:ascii="Segoe UI" w:eastAsia="MS Mincho" w:hAnsi="Segoe UI" w:cs="Times New Roman"/>
          <w:sz w:val="20"/>
        </w:rPr>
        <w:t>LoanBPF</w:t>
      </w:r>
      <w:proofErr w:type="spellEnd"/>
      <w:r w:rsidRPr="001C3426">
        <w:rPr>
          <w:rFonts w:ascii="Segoe UI" w:eastAsia="MS Mincho" w:hAnsi="Segoe UI" w:cs="Times New Roman"/>
          <w:sz w:val="20"/>
        </w:rPr>
        <w:t xml:space="preserve">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215F12D2">
            <wp:extent cx="6858000" cy="2766060"/>
            <wp:effectExtent l="0" t="0" r="0" b="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761D216" wp14:editId="5EC580FD">
            <wp:extent cx="3412260" cy="2008172"/>
            <wp:effectExtent l="0" t="0" r="0" b="0"/>
            <wp:docPr id="282160686" name="Picture 177126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60" cy="20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AC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9F2526F" wp14:editId="40515513">
            <wp:extent cx="6301212" cy="2793537"/>
            <wp:effectExtent l="0" t="0" r="4445" b="6985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212" cy="2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4730E76B">
            <wp:extent cx="3324833" cy="4972604"/>
            <wp:effectExtent l="0" t="0" r="9525" b="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65C49703">
            <wp:extent cx="5073137" cy="2087501"/>
            <wp:effectExtent l="0" t="0" r="0" b="8255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37" cy="20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39A61A">
            <wp:extent cx="3992578" cy="2722972"/>
            <wp:effectExtent l="0" t="0" r="8255" b="127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the stage Loan Basic Info; 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AA5EBDD" wp14:editId="7A5674DE">
            <wp:extent cx="2827961" cy="1788625"/>
            <wp:effectExtent l="0" t="0" r="0" b="2540"/>
            <wp:docPr id="680129093" name="Picture 142104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1" cy="17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CE64F4" wp14:editId="4603CBAB">
            <wp:extent cx="3599567" cy="2263492"/>
            <wp:effectExtent l="0" t="0" r="1270" b="3810"/>
            <wp:docPr id="1306864516" name="Picture 142104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67" cy="22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A2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6793B734">
            <wp:extent cx="3017073" cy="3781965"/>
            <wp:effectExtent l="0" t="0" r="0" b="952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E7A5F0E">
            <wp:extent cx="3232088" cy="2322251"/>
            <wp:effectExtent l="0" t="0" r="6985" b="190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251FAD98">
            <wp:extent cx="2749227" cy="2009624"/>
            <wp:effectExtent l="0" t="0" r="0" b="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594B27FA">
            <wp:extent cx="5662943" cy="2769599"/>
            <wp:effectExtent l="0" t="0" r="0" b="0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43" cy="27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28920C1B">
            <wp:extent cx="7208791" cy="1493822"/>
            <wp:effectExtent l="0" t="0" r="0" b="0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791" cy="1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4DD1841E" w14:textId="77777777" w:rsidR="00CD06E5" w:rsidRDefault="00CD06E5" w:rsidP="00CD06E5">
      <w:pPr>
        <w:rPr>
          <w:b/>
          <w:bCs/>
        </w:rPr>
      </w:pPr>
      <w:r>
        <w:rPr>
          <w:b/>
          <w:bCs/>
        </w:rPr>
        <w:lastRenderedPageBreak/>
        <w:t>We need your feedback</w:t>
      </w:r>
    </w:p>
    <w:p w14:paraId="79C64F48" w14:textId="77777777" w:rsidR="00CD06E5" w:rsidRDefault="00CD06E5" w:rsidP="00CD06E5">
      <w:r>
        <w:t xml:space="preserve">Do you want to report an issue or to suggest something? We need your feedback: </w:t>
      </w:r>
      <w:hyperlink r:id="rId64" w:history="1">
        <w:r>
          <w:rPr>
            <w:rStyle w:val="Hyperlink"/>
          </w:rPr>
          <w:t>https://github.com/Power-Automate-in-a-day/Training-by-the-community/issues</w:t>
        </w:r>
      </w:hyperlink>
      <w:r>
        <w:t xml:space="preserve"> </w:t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 xml:space="preserve">is mon interface est french </w:t>
      </w:r>
      <w:proofErr w:type="spellStart"/>
      <w:r>
        <w:rPr>
          <w:lang w:val="fr-BE"/>
        </w:rPr>
        <w:t>a</w:t>
      </w:r>
      <w:proofErr w:type="spellEnd"/>
      <w:r>
        <w:rPr>
          <w:lang w:val="fr-BE"/>
        </w:rPr>
        <w:t xml:space="preserve"> ce stade</w:t>
      </w:r>
    </w:p>
  </w:comment>
  <w:comment w:id="24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 xml:space="preserve">Pourquoi </w:t>
      </w:r>
      <w:proofErr w:type="spellStart"/>
      <w:r w:rsidRPr="000903E7">
        <w:rPr>
          <w:lang w:val="fr-BE"/>
        </w:rPr>
        <w:t>antother</w:t>
      </w:r>
      <w:proofErr w:type="spellEnd"/>
      <w:r w:rsidRPr="000903E7">
        <w:rPr>
          <w:lang w:val="fr-BE"/>
        </w:rPr>
        <w:t xml:space="preserve"> ? et qui du</w:t>
      </w:r>
      <w:r>
        <w:rPr>
          <w:lang w:val="fr-BE"/>
        </w:rPr>
        <w:t xml:space="preserve"> champ </w:t>
      </w:r>
      <w:proofErr w:type="spellStart"/>
      <w:r>
        <w:rPr>
          <w:lang w:val="fr-BE"/>
        </w:rPr>
        <w:t>name</w:t>
      </w:r>
      <w:proofErr w:type="spellEnd"/>
      <w:r>
        <w:rPr>
          <w:lang w:val="fr-BE"/>
        </w:rPr>
        <w:t xml:space="preserve"> qui apparait par </w:t>
      </w:r>
      <w:proofErr w:type="spellStart"/>
      <w:r>
        <w:rPr>
          <w:lang w:val="fr-BE"/>
        </w:rPr>
        <w:t>defaut</w:t>
      </w:r>
      <w:proofErr w:type="spellEnd"/>
      <w:r>
        <w:rPr>
          <w:lang w:val="fr-BE"/>
        </w:rPr>
        <w:t>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25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</w:t>
      </w:r>
      <w:proofErr w:type="spellStart"/>
      <w:r w:rsidRPr="00D74C70">
        <w:rPr>
          <w:lang w:val="fr-BE"/>
        </w:rPr>
        <w:t>systeme</w:t>
      </w:r>
      <w:proofErr w:type="spellEnd"/>
      <w:r w:rsidRPr="00D74C70">
        <w:rPr>
          <w:lang w:val="fr-BE"/>
        </w:rPr>
        <w:t xml:space="preserve">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 xml:space="preserve">[Mention </w:t>
      </w:r>
      <w:proofErr w:type="spellStart"/>
      <w:r w:rsidRPr="004F0615">
        <w:rPr>
          <w:lang w:val="fr-BE"/>
        </w:rPr>
        <w:t>was</w:t>
      </w:r>
      <w:proofErr w:type="spellEnd"/>
      <w:r w:rsidRPr="004F0615">
        <w:rPr>
          <w:lang w:val="fr-BE"/>
        </w:rPr>
        <w:t xml:space="preserve"> </w:t>
      </w:r>
      <w:proofErr w:type="spellStart"/>
      <w:r w:rsidRPr="004F0615">
        <w:rPr>
          <w:lang w:val="fr-BE"/>
        </w:rPr>
        <w:t>removed</w:t>
      </w:r>
      <w:proofErr w:type="spellEnd"/>
      <w:r w:rsidRPr="004F0615">
        <w:rPr>
          <w:lang w:val="fr-BE"/>
        </w:rPr>
        <w:t>]</w:t>
      </w:r>
    </w:p>
  </w:comment>
  <w:comment w:id="26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27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 xml:space="preserve">De </w:t>
      </w:r>
      <w:proofErr w:type="spellStart"/>
      <w:r w:rsidRPr="00A67788">
        <w:rPr>
          <w:lang w:val="fr-BE"/>
        </w:rPr>
        <w:t>quell</w:t>
      </w:r>
      <w:proofErr w:type="spellEnd"/>
      <w:r w:rsidRPr="00A67788">
        <w:rPr>
          <w:lang w:val="fr-BE"/>
        </w:rPr>
        <w:t xml:space="preserve">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AAC71" w14:textId="77777777" w:rsidR="00D90505" w:rsidRDefault="00D90505" w:rsidP="00405031">
      <w:pPr>
        <w:spacing w:after="0" w:line="240" w:lineRule="auto"/>
      </w:pPr>
      <w:r>
        <w:separator/>
      </w:r>
    </w:p>
  </w:endnote>
  <w:endnote w:type="continuationSeparator" w:id="0">
    <w:p w14:paraId="581D48ED" w14:textId="77777777" w:rsidR="00D90505" w:rsidRDefault="00D90505" w:rsidP="00405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3BDBB" w14:textId="77777777" w:rsidR="00D90505" w:rsidRDefault="00D90505" w:rsidP="00405031">
      <w:pPr>
        <w:spacing w:after="0" w:line="240" w:lineRule="auto"/>
      </w:pPr>
      <w:r>
        <w:separator/>
      </w:r>
    </w:p>
  </w:footnote>
  <w:footnote w:type="continuationSeparator" w:id="0">
    <w:p w14:paraId="444E5574" w14:textId="77777777" w:rsidR="00D90505" w:rsidRDefault="00D90505" w:rsidP="00405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ttatray Patil (Contractor)">
    <w15:presenceInfo w15:providerId="AD" w15:userId="S::Dattatray.Patil@gilead.com::715305f0-418e-4b1a-9e3b-ccb2b68353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1C3426"/>
    <w:rsid w:val="002C0EBD"/>
    <w:rsid w:val="00405031"/>
    <w:rsid w:val="00C40FD3"/>
    <w:rsid w:val="00CD06E5"/>
    <w:rsid w:val="00D9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D06E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5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powerapps.microsoft.com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hyperlink" Target="https://powerapps.microsoft.com/" TargetMode="Externa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powerapps/maker/signup-for-powerapp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github.com/Power-Automate-in-a-day/Training-by-the-community/issue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s://powerapps.microsoft.com/en-us/pricing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Dattatray Patil (Contractor)</cp:lastModifiedBy>
  <cp:revision>5</cp:revision>
  <dcterms:created xsi:type="dcterms:W3CDTF">2020-05-24T11:26:00Z</dcterms:created>
  <dcterms:modified xsi:type="dcterms:W3CDTF">2021-02-15T16:08:00Z</dcterms:modified>
</cp:coreProperties>
</file>