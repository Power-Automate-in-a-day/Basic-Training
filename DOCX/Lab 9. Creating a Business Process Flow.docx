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E9170D" w14:textId="77777777" w:rsidR="001C3426" w:rsidRPr="00405031" w:rsidRDefault="001C3426">
      <w:pPr>
        <w:pStyle w:val="Heading1"/>
        <w:rPr>
          <w:rFonts w:ascii="Segoe UI" w:eastAsia="MS Gothic" w:hAnsi="Segoe UI" w:cs="Segoe UI"/>
          <w:color w:val="0070C0"/>
          <w:sz w:val="40"/>
          <w:szCs w:val="40"/>
          <w:rPrChange w:id="0" w:author="Dattatray Patil (Contractor)" w:date="2021-02-15T15:34:00Z">
            <w:rPr/>
          </w:rPrChange>
        </w:rPr>
        <w:pPrChange w:id="1" w:author="Dattatray Patil (Contractor)" w:date="2021-02-15T15:34:00Z">
          <w:pPr>
            <w:keepNext/>
            <w:keepLines/>
            <w:spacing w:after="120"/>
            <w:outlineLvl w:val="1"/>
          </w:pPr>
        </w:pPrChange>
      </w:pPr>
      <w:bookmarkStart w:id="2" w:name="_Toc41060370"/>
      <w:r w:rsidRPr="00405031">
        <w:rPr>
          <w:rFonts w:ascii="Segoe UI" w:eastAsia="MS Gothic" w:hAnsi="Segoe UI" w:cs="Segoe UI"/>
          <w:color w:val="0070C0"/>
          <w:sz w:val="40"/>
          <w:szCs w:val="40"/>
          <w:rPrChange w:id="3" w:author="Dattatray Patil (Contractor)" w:date="2021-02-15T15:34:00Z">
            <w:rPr/>
          </w:rPrChange>
        </w:rPr>
        <w:t>Lab 9. Creating a Business Process Flow</w:t>
      </w:r>
      <w:bookmarkEnd w:id="2"/>
    </w:p>
    <w:p w14:paraId="76263678" w14:textId="77777777" w:rsidR="001C3426" w:rsidRPr="001C3426" w:rsidRDefault="001C3426" w:rsidP="001C3426">
      <w:pPr>
        <w:rPr>
          <w:rFonts w:ascii="Segoe UI" w:eastAsia="Segoe UI" w:hAnsi="Segoe UI" w:cs="Segoe UI"/>
          <w:b/>
          <w:bCs/>
          <w:sz w:val="20"/>
          <w:szCs w:val="20"/>
        </w:rPr>
      </w:pPr>
    </w:p>
    <w:p w14:paraId="33049740" w14:textId="77777777" w:rsidR="001C3426" w:rsidRPr="001C3426" w:rsidRDefault="001C3426" w:rsidP="001C3426">
      <w:pPr>
        <w:rPr>
          <w:rFonts w:ascii="Segoe UI" w:eastAsia="Segoe UI" w:hAnsi="Segoe UI" w:cs="Times New Roman"/>
          <w:b/>
          <w:bCs/>
          <w:sz w:val="20"/>
        </w:rPr>
      </w:pPr>
      <w:r w:rsidRPr="001C3426">
        <w:rPr>
          <w:rFonts w:ascii="Segoe UI" w:eastAsia="Segoe UI" w:hAnsi="Segoe UI" w:cs="Times New Roman"/>
          <w:b/>
          <w:bCs/>
          <w:sz w:val="20"/>
        </w:rPr>
        <w:t xml:space="preserve">Author: </w:t>
      </w:r>
      <w:r w:rsidRPr="001C3426">
        <w:rPr>
          <w:rFonts w:ascii="Segoe UI" w:eastAsia="Segoe UI" w:hAnsi="Segoe UI" w:cs="Times New Roman"/>
          <w:sz w:val="20"/>
        </w:rPr>
        <w:t>Serge Luca aka “Doctor Flow”</w:t>
      </w:r>
    </w:p>
    <w:p w14:paraId="522B3D41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 xml:space="preserve">Learning Objectives: </w:t>
      </w:r>
      <w:r w:rsidRPr="001C3426">
        <w:rPr>
          <w:rFonts w:ascii="Segoe UI" w:eastAsia="Segoe UI" w:hAnsi="Segoe UI" w:cs="Segoe UI"/>
          <w:sz w:val="20"/>
          <w:szCs w:val="20"/>
        </w:rPr>
        <w:t>Be able to create a Business Process Flow and a Model-driven app that will consume it.</w:t>
      </w:r>
    </w:p>
    <w:p w14:paraId="5FD9B9A2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>Scenario:</w:t>
      </w:r>
      <w:r w:rsidRPr="001C3426">
        <w:rPr>
          <w:rFonts w:ascii="Segoe UI" w:eastAsia="Segoe UI" w:hAnsi="Segoe UI" w:cs="Segoe UI"/>
          <w:sz w:val="20"/>
          <w:szCs w:val="20"/>
        </w:rPr>
        <w:t xml:space="preserve">  You will create a Business Process Flow (BPF) that illustrates how to approve a loan. You will have to create business entities in CDS (Common Data service); these entities will be consumed by the BPF.</w:t>
      </w:r>
    </w:p>
    <w:p w14:paraId="3EB35F95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>Prerequisites</w:t>
      </w:r>
      <w:r w:rsidRPr="001C3426">
        <w:rPr>
          <w:rFonts w:ascii="Segoe UI" w:eastAsia="Segoe UI" w:hAnsi="Segoe UI" w:cs="Segoe UI"/>
          <w:sz w:val="20"/>
          <w:szCs w:val="20"/>
        </w:rPr>
        <w:t>:  During the lab the system will suggest you start a Premium trial subscription; you can accept it.</w:t>
      </w:r>
    </w:p>
    <w:p w14:paraId="0266A7E8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  <w:lang w:val="fr-BE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  <w:lang w:val="fr-BE"/>
        </w:rPr>
        <w:t>Duration :</w:t>
      </w:r>
      <w:r w:rsidRPr="001C3426">
        <w:rPr>
          <w:rFonts w:ascii="Segoe UI" w:eastAsia="Segoe UI" w:hAnsi="Segoe UI" w:cs="Segoe UI"/>
          <w:sz w:val="20"/>
          <w:szCs w:val="20"/>
          <w:lang w:val="fr-BE"/>
        </w:rPr>
        <w:t xml:space="preserve"> 25 minutes</w:t>
      </w:r>
    </w:p>
    <w:p w14:paraId="37441B6A" w14:textId="77777777" w:rsidR="001C3426" w:rsidRPr="00405031" w:rsidRDefault="001C3426">
      <w:pPr>
        <w:pStyle w:val="Heading2"/>
        <w:rPr>
          <w:rFonts w:ascii="Segoe UI" w:eastAsia="Times New Roman" w:hAnsi="Segoe UI" w:cs="Segoe UI"/>
          <w:color w:val="0070C0"/>
          <w:sz w:val="28"/>
          <w:szCs w:val="28"/>
          <w:lang w:val="fr-BE"/>
          <w:rPrChange w:id="4" w:author="Dattatray Patil (Contractor)" w:date="2021-02-15T15:34:00Z">
            <w:rPr>
              <w:lang w:val="fr-BE"/>
            </w:rPr>
          </w:rPrChange>
        </w:rPr>
        <w:pPrChange w:id="5" w:author="Dattatray Patil (Contractor)" w:date="2021-02-15T15:34:00Z">
          <w:pPr>
            <w:keepNext/>
            <w:keepLines/>
            <w:spacing w:before="240" w:after="60"/>
            <w:outlineLvl w:val="3"/>
          </w:pPr>
        </w:pPrChange>
      </w:pPr>
      <w:bookmarkStart w:id="6" w:name="_Toc41060371"/>
      <w:r w:rsidRPr="00405031">
        <w:rPr>
          <w:rFonts w:ascii="Segoe UI" w:eastAsia="Times New Roman" w:hAnsi="Segoe UI" w:cs="Segoe UI"/>
          <w:color w:val="0070C0"/>
          <w:sz w:val="28"/>
          <w:szCs w:val="28"/>
          <w:lang w:val="fr-BE"/>
          <w:rPrChange w:id="7" w:author="Dattatray Patil (Contractor)" w:date="2021-02-15T15:34:00Z">
            <w:rPr>
              <w:lang w:val="fr-BE"/>
            </w:rPr>
          </w:rPrChange>
        </w:rPr>
        <w:t>Tasks:</w:t>
      </w:r>
      <w:bookmarkEnd w:id="6"/>
    </w:p>
    <w:p w14:paraId="4ADC8AD3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  <w:lang w:val="fr-BE"/>
        </w:rPr>
      </w:pPr>
    </w:p>
    <w:p w14:paraId="09C69EEA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Go to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Studio</w:t>
      </w:r>
      <w:r w:rsidRPr="001C3426">
        <w:rPr>
          <w:rFonts w:ascii="Segoe UI" w:eastAsia="Segoe UI" w:hAnsi="Segoe UI" w:cs="Segoe UI"/>
          <w:sz w:val="20"/>
          <w:szCs w:val="20"/>
        </w:rPr>
        <w:t xml:space="preserve">: </w:t>
      </w:r>
      <w:hyperlink r:id="rId7" w:history="1">
        <w:r w:rsidRPr="001C3426">
          <w:rPr>
            <w:rFonts w:ascii="Segoe UI" w:eastAsia="Segoe UI" w:hAnsi="Segoe UI" w:cs="Segoe UI"/>
            <w:i/>
            <w:iCs/>
            <w:color w:val="0078D7"/>
            <w:sz w:val="20"/>
            <w:szCs w:val="20"/>
            <w:u w:val="single"/>
          </w:rPr>
          <w:t>https://powerapps.microsoft.com</w:t>
        </w:r>
      </w:hyperlink>
      <w:r w:rsidRPr="001C3426">
        <w:rPr>
          <w:rFonts w:ascii="Segoe UI" w:eastAsia="Segoe UI" w:hAnsi="Segoe UI" w:cs="Segoe UI"/>
          <w:i/>
          <w:iCs/>
          <w:sz w:val="20"/>
          <w:szCs w:val="20"/>
        </w:rPr>
        <w:t xml:space="preserve"> or by clicking on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app</w:t>
      </w:r>
      <w:r w:rsidRPr="001C3426">
        <w:rPr>
          <w:rFonts w:ascii="Segoe UI" w:eastAsia="Segoe UI" w:hAnsi="Segoe UI" w:cs="Segoe UI"/>
          <w:sz w:val="20"/>
          <w:szCs w:val="20"/>
        </w:rPr>
        <w:t xml:space="preserve"> in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Office 365 App Launcher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23CB3DD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CC477CC" wp14:editId="5D8EFFD3">
            <wp:extent cx="2228850" cy="3124200"/>
            <wp:effectExtent l="19050" t="19050" r="19050" b="19050"/>
            <wp:docPr id="124452969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124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F475A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If you are working on your own tenant, you first must have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Plan 2</w:t>
      </w:r>
      <w:r w:rsidRPr="001C3426">
        <w:rPr>
          <w:rFonts w:ascii="Segoe UI" w:eastAsia="Segoe UI" w:hAnsi="Segoe UI" w:cs="Segoe UI"/>
          <w:sz w:val="20"/>
          <w:szCs w:val="20"/>
        </w:rPr>
        <w:t xml:space="preserve"> in order to be able to create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Model-driven apps</w:t>
      </w:r>
      <w:r w:rsidRPr="001C3426">
        <w:rPr>
          <w:rFonts w:ascii="Segoe UI" w:eastAsia="Segoe UI" w:hAnsi="Segoe UI" w:cs="Segoe UI"/>
          <w:sz w:val="20"/>
          <w:szCs w:val="20"/>
        </w:rPr>
        <w:t xml:space="preserve">. To check your PowerApps plan, go to the following PowerApps menu: </w:t>
      </w:r>
    </w:p>
    <w:p w14:paraId="30312C07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</w:p>
    <w:p w14:paraId="6972C455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22D010B" wp14:editId="5D0ADDA9">
            <wp:extent cx="2888056" cy="1889716"/>
            <wp:effectExtent l="19050" t="19050" r="26670" b="15875"/>
            <wp:docPr id="84593995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056" cy="18897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E2EF21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</w:p>
    <w:p w14:paraId="06FCC7AB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You should get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plan 2</w:t>
      </w:r>
      <w:r w:rsidRPr="001C3426">
        <w:rPr>
          <w:rFonts w:ascii="Segoe UI" w:eastAsia="Segoe UI" w:hAnsi="Segoe UI" w:cs="Segoe UI"/>
          <w:sz w:val="20"/>
          <w:szCs w:val="20"/>
        </w:rPr>
        <w:t xml:space="preserve">: </w:t>
      </w:r>
    </w:p>
    <w:p w14:paraId="2A849635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2EDDFF9" wp14:editId="1866CC91">
            <wp:extent cx="3295650" cy="1409700"/>
            <wp:effectExtent l="19050" t="19050" r="19050" b="19050"/>
            <wp:docPr id="145789495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9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8333BD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If that is not the case, move to the next step.</w:t>
      </w:r>
    </w:p>
    <w:p w14:paraId="3364B44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You can have a free trial version of PowerApps Plan 2. Connect to the </w:t>
      </w:r>
      <w:hyperlink r:id="rId11" w:history="1"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web site</w:t>
        </w:r>
      </w:hyperlink>
      <w:r w:rsidRPr="001C3426">
        <w:rPr>
          <w:rFonts w:ascii="Segoe UI" w:eastAsia="Segoe UI" w:hAnsi="Segoe UI" w:cs="Segoe UI"/>
          <w:sz w:val="20"/>
          <w:szCs w:val="20"/>
        </w:rPr>
        <w:t xml:space="preserve"> </w:t>
      </w:r>
      <w:hyperlink r:id="rId12" w:history="1">
        <w:r w:rsidRPr="001C3426">
          <w:rPr>
            <w:rFonts w:ascii="Segoe UI" w:eastAsia="Segoe UI" w:hAnsi="Segoe UI" w:cs="Segoe UI"/>
            <w:i/>
            <w:iCs/>
            <w:color w:val="0078D7"/>
            <w:sz w:val="20"/>
            <w:szCs w:val="20"/>
            <w:u w:val="single"/>
          </w:rPr>
          <w:t>https://powerapps.microsoft.com/en-us/pricing/</w:t>
        </w:r>
      </w:hyperlink>
      <w:r w:rsidRPr="001C3426">
        <w:rPr>
          <w:rFonts w:ascii="Segoe UI" w:eastAsia="Segoe UI" w:hAnsi="Segoe UI" w:cs="Segoe UI"/>
          <w:sz w:val="20"/>
          <w:szCs w:val="20"/>
        </w:rPr>
        <w:t xml:space="preserve"> to start your trial. When the trial is generated, go to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Admin center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3963C5E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2B3A1D4" wp14:editId="55969C31">
            <wp:extent cx="2381250" cy="1885950"/>
            <wp:effectExtent l="19050" t="19050" r="19050" b="19050"/>
            <wp:docPr id="8597653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85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B1F4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New environment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16DBDF2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</w:p>
    <w:p w14:paraId="0C0BC3E4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5A67344" wp14:editId="391F4EE6">
            <wp:extent cx="1638300" cy="552450"/>
            <wp:effectExtent l="19050" t="19050" r="19050" b="19050"/>
            <wp:docPr id="9197209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52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66BF92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</w:p>
    <w:p w14:paraId="12D0114B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>Fill in the required information:</w:t>
      </w:r>
    </w:p>
    <w:p w14:paraId="53342823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CB35D42" wp14:editId="26C21ECB">
            <wp:extent cx="3619500" cy="3314700"/>
            <wp:effectExtent l="19050" t="19050" r="19050" b="19050"/>
            <wp:docPr id="128156224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14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F4A1E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Create environment</w:t>
      </w:r>
      <w:r w:rsidRPr="001C3426">
        <w:rPr>
          <w:rFonts w:ascii="Segoe UI" w:eastAsia="Segoe UI" w:hAnsi="Segoe UI" w:cs="Segoe UI"/>
          <w:sz w:val="20"/>
          <w:szCs w:val="20"/>
        </w:rPr>
        <w:t>.</w:t>
      </w:r>
    </w:p>
    <w:p w14:paraId="4DF3F6E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The next step (Creating a Database) should not be done if your PowerApps trial account is part of the tenant created by the trainer. You will use the shared database</w:t>
      </w:r>
    </w:p>
    <w:p w14:paraId="2354E466" w14:textId="77777777" w:rsidR="001C3426" w:rsidRPr="001C3426" w:rsidRDefault="001C3426" w:rsidP="001C3426">
      <w:pPr>
        <w:ind w:left="720" w:hanging="36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When requested, 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 xml:space="preserve">Create </w:t>
      </w:r>
      <w:commentRangeStart w:id="8"/>
      <w:r w:rsidRPr="001C3426">
        <w:rPr>
          <w:rFonts w:ascii="Segoe UI" w:eastAsia="Segoe UI" w:hAnsi="Segoe UI" w:cs="Segoe UI"/>
          <w:b/>
          <w:bCs/>
          <w:sz w:val="20"/>
          <w:szCs w:val="20"/>
        </w:rPr>
        <w:t>Database</w:t>
      </w:r>
      <w:commentRangeEnd w:id="8"/>
      <w:r w:rsidRPr="001C3426">
        <w:rPr>
          <w:rFonts w:ascii="Segoe UI" w:eastAsia="Segoe UI" w:hAnsi="Segoe UI" w:cs="Times New Roman"/>
          <w:sz w:val="16"/>
          <w:szCs w:val="16"/>
        </w:rPr>
        <w:commentReference w:id="8"/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0ACAF207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6567B80" wp14:editId="017052CE">
            <wp:extent cx="3467100" cy="2705100"/>
            <wp:effectExtent l="19050" t="19050" r="19050" b="19050"/>
            <wp:docPr id="158991771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05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B3A94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If the next screen you will provide more details on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database settings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557194C8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D71A3FC" wp14:editId="2F2C23D6">
            <wp:extent cx="3352800" cy="3333750"/>
            <wp:effectExtent l="19050" t="19050" r="19050" b="19050"/>
            <wp:docPr id="19559934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33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598E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again on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Create database</w:t>
      </w:r>
      <w:r w:rsidRPr="001C3426">
        <w:rPr>
          <w:rFonts w:ascii="Segoe UI" w:eastAsia="Segoe UI" w:hAnsi="Segoe UI" w:cs="Segoe UI"/>
          <w:sz w:val="20"/>
          <w:szCs w:val="20"/>
        </w:rPr>
        <w:t>.</w:t>
      </w:r>
    </w:p>
    <w:p w14:paraId="31A753A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Go to the list of environments and click on the newly created environment, and you will see that the database is being built.</w:t>
      </w:r>
    </w:p>
    <w:p w14:paraId="7B41B61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Go back to the PowerApps portal </w:t>
      </w:r>
      <w:hyperlink r:id="rId21" w:history="1"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https://powerapps.microsoft.com</w:t>
        </w:r>
      </w:hyperlink>
      <w:r w:rsidRPr="001C3426">
        <w:rPr>
          <w:rFonts w:ascii="Segoe UI" w:eastAsia="Segoe UI" w:hAnsi="Segoe UI" w:cs="Segoe UI"/>
          <w:color w:val="0078D7"/>
          <w:sz w:val="20"/>
          <w:szCs w:val="20"/>
          <w:u w:val="single"/>
        </w:rPr>
        <w:t xml:space="preserve"> and select the new environment:</w:t>
      </w:r>
    </w:p>
    <w:p w14:paraId="22F37613" w14:textId="35837615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 Select the Data Menu and click on </w:t>
      </w:r>
      <w:del w:id="9" w:author="Dattatray Patil (Contractor)" w:date="2021-02-15T15:53:00Z">
        <w:r w:rsidRPr="00405031" w:rsidDel="00405031">
          <w:rPr>
            <w:rFonts w:ascii="Segoe UI" w:eastAsia="MS Mincho" w:hAnsi="Segoe UI" w:cs="Times New Roman"/>
            <w:b/>
            <w:bCs/>
            <w:sz w:val="20"/>
            <w:rPrChange w:id="10" w:author="Dattatray Patil (Contractor)" w:date="2021-02-15T15:53:00Z">
              <w:rPr>
                <w:rFonts w:ascii="Segoe UI" w:eastAsia="MS Mincho" w:hAnsi="Segoe UI" w:cs="Times New Roman"/>
                <w:sz w:val="20"/>
              </w:rPr>
            </w:rPrChange>
          </w:rPr>
          <w:delText>Entities</w:delText>
        </w:r>
      </w:del>
      <w:ins w:id="11" w:author="Dattatray Patil (Contractor)" w:date="2021-02-15T15:53:00Z">
        <w:r w:rsidR="00405031" w:rsidRPr="00405031">
          <w:rPr>
            <w:rFonts w:ascii="Segoe UI" w:eastAsia="MS Mincho" w:hAnsi="Segoe UI" w:cs="Times New Roman"/>
            <w:b/>
            <w:bCs/>
            <w:sz w:val="20"/>
            <w:rPrChange w:id="12" w:author="Dattatray Patil (Contractor)" w:date="2021-02-15T15:53:00Z">
              <w:rPr>
                <w:rFonts w:ascii="Segoe UI" w:eastAsia="MS Mincho" w:hAnsi="Segoe UI" w:cs="Times New Roman"/>
                <w:sz w:val="20"/>
              </w:rPr>
            </w:rPrChange>
          </w:rPr>
          <w:t>Tables</w:t>
        </w:r>
        <w:r w:rsidR="00405031">
          <w:rPr>
            <w:rFonts w:ascii="Segoe UI" w:eastAsia="MS Mincho" w:hAnsi="Segoe UI" w:cs="Times New Roman"/>
            <w:sz w:val="20"/>
          </w:rPr>
          <w:t xml:space="preserve">  from Left menu </w:t>
        </w:r>
      </w:ins>
      <w:r w:rsidRPr="001C3426">
        <w:rPr>
          <w:rFonts w:ascii="Segoe UI" w:eastAsia="MS Mincho" w:hAnsi="Segoe UI" w:cs="Times New Roman"/>
          <w:sz w:val="20"/>
        </w:rPr>
        <w:t>:</w:t>
      </w:r>
    </w:p>
    <w:p w14:paraId="71056D5F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7841D7BC" w14:textId="1EEA871F" w:rsidR="001C3426" w:rsidRPr="001C3426" w:rsidRDefault="00405031">
      <w:pPr>
        <w:spacing w:line="256" w:lineRule="auto"/>
        <w:ind w:left="2160"/>
        <w:contextualSpacing/>
        <w:rPr>
          <w:rFonts w:ascii="Segoe UI" w:eastAsia="MS Mincho" w:hAnsi="Segoe UI" w:cs="Times New Roman"/>
          <w:sz w:val="20"/>
        </w:rPr>
        <w:pPrChange w:id="13" w:author="Dattatray Patil (Contractor)" w:date="2021-02-15T15:54:00Z">
          <w:pPr>
            <w:numPr>
              <w:numId w:val="1"/>
            </w:numPr>
            <w:spacing w:line="256" w:lineRule="auto"/>
            <w:ind w:left="720" w:hanging="360"/>
            <w:contextualSpacing/>
            <w:jc w:val="center"/>
          </w:pPr>
        </w:pPrChange>
      </w:pPr>
      <w:ins w:id="14" w:author="Dattatray Patil (Contractor)" w:date="2021-02-15T15:54:00Z">
        <w:r>
          <w:rPr>
            <w:noProof/>
          </w:rPr>
          <w:drawing>
            <wp:inline distT="0" distB="0" distL="0" distR="0" wp14:anchorId="264E7858" wp14:editId="7E9024DA">
              <wp:extent cx="2061201" cy="2183892"/>
              <wp:effectExtent l="19050" t="19050" r="15875" b="2603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80160" cy="2203979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  <w:del w:id="15" w:author="Dattatray Patil (Contractor)" w:date="2021-02-15T15:54:00Z">
        <w:r w:rsidR="001C3426" w:rsidRPr="001C3426" w:rsidDel="00405031">
          <w:rPr>
            <w:rFonts w:ascii="Segoe UI" w:eastAsia="Segoe UI" w:hAnsi="Segoe UI" w:cs="Times New Roman"/>
            <w:noProof/>
            <w:sz w:val="20"/>
          </w:rPr>
          <w:drawing>
            <wp:inline distT="0" distB="0" distL="0" distR="0" wp14:anchorId="728492E1" wp14:editId="3E58728E">
              <wp:extent cx="1629749" cy="3234679"/>
              <wp:effectExtent l="0" t="0" r="8890" b="4445"/>
              <wp:docPr id="975162338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2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9749" cy="32346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0FE3BD0" w14:textId="77777777" w:rsidR="001C3426" w:rsidRPr="001C3426" w:rsidRDefault="001C3426" w:rsidP="001C3426">
      <w:pPr>
        <w:ind w:left="720"/>
        <w:contextualSpacing/>
        <w:rPr>
          <w:rFonts w:ascii="Segoe UI" w:eastAsia="MS Mincho" w:hAnsi="Segoe UI" w:cs="Times New Roman"/>
          <w:sz w:val="20"/>
        </w:rPr>
      </w:pPr>
    </w:p>
    <w:p w14:paraId="04495F6D" w14:textId="1B8F400D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new </w:t>
      </w:r>
      <w:del w:id="16" w:author="Dattatray Patil (Contractor)" w:date="2021-02-15T15:55:00Z">
        <w:r w:rsidRPr="001C3426" w:rsidDel="00405031">
          <w:rPr>
            <w:rFonts w:ascii="Segoe UI" w:eastAsia="MS Mincho" w:hAnsi="Segoe UI" w:cs="Times New Roman"/>
            <w:sz w:val="20"/>
          </w:rPr>
          <w:delText xml:space="preserve">Entity </w:delText>
        </w:r>
      </w:del>
      <w:ins w:id="17" w:author="Dattatray Patil (Contractor)" w:date="2021-02-15T15:55:00Z">
        <w:r w:rsidR="00405031">
          <w:rPr>
            <w:rFonts w:ascii="Segoe UI" w:eastAsia="MS Mincho" w:hAnsi="Segoe UI" w:cs="Times New Roman"/>
            <w:b/>
            <w:bCs/>
            <w:sz w:val="20"/>
          </w:rPr>
          <w:t>Tables</w:t>
        </w:r>
        <w:r w:rsidR="00405031" w:rsidRPr="001C3426">
          <w:rPr>
            <w:rFonts w:ascii="Segoe UI" w:eastAsia="MS Mincho" w:hAnsi="Segoe UI" w:cs="Times New Roman"/>
            <w:sz w:val="20"/>
          </w:rPr>
          <w:t xml:space="preserve"> </w:t>
        </w:r>
      </w:ins>
      <w:r w:rsidRPr="001C3426">
        <w:rPr>
          <w:rFonts w:ascii="Segoe UI" w:eastAsia="MS Mincho" w:hAnsi="Segoe UI" w:cs="Times New Roman"/>
          <w:sz w:val="20"/>
        </w:rPr>
        <w:t xml:space="preserve">and create a </w:t>
      </w:r>
      <w:del w:id="18" w:author="Dattatray Patil (Contractor)" w:date="2021-02-15T15:55:00Z">
        <w:r w:rsidRPr="001C3426" w:rsidDel="00405031">
          <w:rPr>
            <w:rFonts w:ascii="Segoe UI" w:eastAsia="MS Mincho" w:hAnsi="Segoe UI" w:cs="Times New Roman"/>
            <w:b/>
            <w:bCs/>
            <w:sz w:val="20"/>
          </w:rPr>
          <w:delText xml:space="preserve">new </w:delText>
        </w:r>
      </w:del>
      <w:ins w:id="19" w:author="Dattatray Patil (Contractor)" w:date="2021-02-15T15:55:00Z">
        <w:r w:rsidR="00405031">
          <w:rPr>
            <w:rFonts w:ascii="Segoe UI" w:eastAsia="MS Mincho" w:hAnsi="Segoe UI" w:cs="Times New Roman"/>
            <w:b/>
            <w:bCs/>
            <w:sz w:val="20"/>
          </w:rPr>
          <w:t>N</w:t>
        </w:r>
        <w:r w:rsidR="00405031" w:rsidRPr="001C3426">
          <w:rPr>
            <w:rFonts w:ascii="Segoe UI" w:eastAsia="MS Mincho" w:hAnsi="Segoe UI" w:cs="Times New Roman"/>
            <w:b/>
            <w:bCs/>
            <w:sz w:val="20"/>
          </w:rPr>
          <w:t xml:space="preserve">ew </w:t>
        </w:r>
      </w:ins>
      <w:del w:id="20" w:author="Dattatray Patil (Contractor)" w:date="2021-02-15T15:55:00Z">
        <w:r w:rsidRPr="001C3426" w:rsidDel="00405031">
          <w:rPr>
            <w:rFonts w:ascii="Segoe UI" w:eastAsia="MS Mincho" w:hAnsi="Segoe UI" w:cs="Times New Roman"/>
            <w:b/>
            <w:bCs/>
            <w:sz w:val="20"/>
          </w:rPr>
          <w:delText>Entity</w:delText>
        </w:r>
        <w:r w:rsidRPr="001C3426" w:rsidDel="00405031">
          <w:rPr>
            <w:rFonts w:ascii="Segoe UI" w:eastAsia="MS Mincho" w:hAnsi="Segoe UI" w:cs="Times New Roman"/>
            <w:sz w:val="20"/>
          </w:rPr>
          <w:delText xml:space="preserve"> </w:delText>
        </w:r>
      </w:del>
      <w:ins w:id="21" w:author="Dattatray Patil (Contractor)" w:date="2021-02-15T15:55:00Z">
        <w:r w:rsidR="00405031">
          <w:rPr>
            <w:rFonts w:ascii="Segoe UI" w:eastAsia="MS Mincho" w:hAnsi="Segoe UI" w:cs="Times New Roman"/>
            <w:b/>
            <w:bCs/>
            <w:sz w:val="20"/>
          </w:rPr>
          <w:t xml:space="preserve">table </w:t>
        </w:r>
      </w:ins>
      <w:r w:rsidRPr="001C3426">
        <w:rPr>
          <w:rFonts w:ascii="Segoe UI" w:eastAsia="MS Mincho" w:hAnsi="Segoe UI" w:cs="Times New Roman"/>
          <w:sz w:val="20"/>
        </w:rPr>
        <w:t>called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Loan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DDE894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2D462B5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Next</w:t>
      </w:r>
      <w:r w:rsidRPr="001C3426">
        <w:rPr>
          <w:rFonts w:ascii="Segoe UI" w:eastAsia="MS Mincho" w:hAnsi="Segoe UI" w:cs="Times New Roman"/>
          <w:sz w:val="20"/>
        </w:rPr>
        <w:t xml:space="preserve">. Click </w:t>
      </w:r>
      <w:r w:rsidRPr="001C3426">
        <w:rPr>
          <w:rFonts w:ascii="Segoe UI" w:eastAsia="MS Mincho" w:hAnsi="Segoe UI" w:cs="Times New Roman"/>
          <w:b/>
          <w:bCs/>
          <w:sz w:val="20"/>
        </w:rPr>
        <w:t>Add field</w:t>
      </w:r>
      <w:r w:rsidRPr="001C3426">
        <w:rPr>
          <w:rFonts w:ascii="Segoe UI" w:eastAsia="MS Mincho" w:hAnsi="Segoe UI" w:cs="Times New Roman"/>
          <w:sz w:val="20"/>
        </w:rPr>
        <w:t xml:space="preserve"> to add a new field in this loan entity:</w:t>
      </w:r>
    </w:p>
    <w:p w14:paraId="77FA40D6" w14:textId="77777777" w:rsidR="001C3426" w:rsidRPr="001C3426" w:rsidRDefault="001C3426" w:rsidP="001C3426">
      <w:pPr>
        <w:ind w:left="720"/>
        <w:contextualSpacing/>
        <w:rPr>
          <w:rFonts w:ascii="Segoe UI" w:eastAsia="MS Mincho" w:hAnsi="Segoe UI" w:cs="Times New Roman"/>
          <w:sz w:val="20"/>
        </w:rPr>
      </w:pPr>
    </w:p>
    <w:p w14:paraId="56963878" w14:textId="5523268E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del w:id="22" w:author="Dattatray Patil (Contractor)" w:date="2021-02-15T19:31:00Z">
        <w:r w:rsidRPr="001C3426" w:rsidDel="00E93563">
          <w:rPr>
            <w:rFonts w:ascii="Segoe UI" w:eastAsia="Segoe UI" w:hAnsi="Segoe UI" w:cs="Times New Roman"/>
            <w:noProof/>
            <w:sz w:val="20"/>
          </w:rPr>
          <w:lastRenderedPageBreak/>
          <w:drawing>
            <wp:inline distT="0" distB="0" distL="0" distR="0" wp14:anchorId="1F964A82" wp14:editId="20BB8A43">
              <wp:extent cx="2826840" cy="2835432"/>
              <wp:effectExtent l="0" t="0" r="0" b="3175"/>
              <wp:docPr id="1320081831" name="Picture 18250399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25039936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26840" cy="28354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3" w:author="Dattatray Patil (Contractor)" w:date="2021-02-15T19:31:00Z">
        <w:r w:rsidR="00E93563">
          <w:rPr>
            <w:noProof/>
          </w:rPr>
          <w:drawing>
            <wp:inline distT="0" distB="0" distL="0" distR="0" wp14:anchorId="408AFCEA" wp14:editId="2E92B9BC">
              <wp:extent cx="3066415" cy="8229600"/>
              <wp:effectExtent l="19050" t="19050" r="19685" b="1905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6415" cy="8229600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5C012EA1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3466CAE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683CA4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sz w:val="20"/>
        </w:rPr>
        <w:t>Amount</w:t>
      </w:r>
      <w:r w:rsidRPr="001C3426">
        <w:rPr>
          <w:rFonts w:ascii="Segoe UI" w:eastAsia="MS Mincho" w:hAnsi="Segoe UI" w:cs="Times New Roman"/>
          <w:sz w:val="20"/>
        </w:rPr>
        <w:t xml:space="preserve">  (type </w:t>
      </w:r>
      <w:r w:rsidRPr="001C3426">
        <w:rPr>
          <w:rFonts w:ascii="Segoe UI" w:eastAsia="MS Mincho" w:hAnsi="Segoe UI" w:cs="Times New Roman"/>
          <w:b/>
          <w:bCs/>
          <w:sz w:val="20"/>
        </w:rPr>
        <w:t>Currency</w:t>
      </w:r>
      <w:r w:rsidRPr="001C3426">
        <w:rPr>
          <w:rFonts w:ascii="Segoe UI" w:eastAsia="MS Mincho" w:hAnsi="Segoe UI" w:cs="Times New Roman"/>
          <w:sz w:val="20"/>
        </w:rPr>
        <w:t xml:space="preserve">) like shown </w:t>
      </w:r>
      <w:commentRangeStart w:id="24"/>
      <w:r w:rsidRPr="001C3426">
        <w:rPr>
          <w:rFonts w:ascii="Segoe UI" w:eastAsia="MS Mincho" w:hAnsi="Segoe UI" w:cs="Times New Roman"/>
          <w:sz w:val="20"/>
        </w:rPr>
        <w:t>here</w:t>
      </w:r>
      <w:commentRangeEnd w:id="24"/>
      <w:r w:rsidRPr="001C3426">
        <w:rPr>
          <w:rFonts w:ascii="Segoe UI" w:eastAsia="Segoe UI" w:hAnsi="Segoe UI" w:cs="Times New Roman"/>
          <w:sz w:val="16"/>
          <w:szCs w:val="16"/>
        </w:rPr>
        <w:commentReference w:id="24"/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68F3DA03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67F21D8" wp14:editId="76C5CC00">
            <wp:extent cx="2634558" cy="2757669"/>
            <wp:effectExtent l="19050" t="19050" r="13970" b="24130"/>
            <wp:docPr id="1154502995" name="Picture 1825039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558" cy="27576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FF8538" w14:textId="77777777" w:rsidR="001C3426" w:rsidRPr="001C3426" w:rsidRDefault="001C3426" w:rsidP="001C3426">
      <w:pPr>
        <w:ind w:left="720"/>
        <w:contextualSpacing/>
        <w:rPr>
          <w:rFonts w:ascii="Segoe UI" w:eastAsia="Segoe UI" w:hAnsi="Segoe UI" w:cs="Segoe UI"/>
          <w:sz w:val="20"/>
          <w:szCs w:val="20"/>
        </w:rPr>
      </w:pPr>
    </w:p>
    <w:p w14:paraId="7EA6B74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sz w:val="20"/>
        </w:rPr>
        <w:t>Account</w:t>
      </w:r>
      <w:r w:rsidRPr="001C3426">
        <w:rPr>
          <w:rFonts w:ascii="Segoe UI" w:eastAsia="MS Mincho" w:hAnsi="Segoe UI" w:cs="Times New Roman"/>
          <w:sz w:val="20"/>
        </w:rPr>
        <w:t xml:space="preserve"> (type </w:t>
      </w:r>
      <w:r w:rsidRPr="001C3426">
        <w:rPr>
          <w:rFonts w:ascii="Segoe UI" w:eastAsia="MS Mincho" w:hAnsi="Segoe UI" w:cs="Times New Roman"/>
          <w:b/>
          <w:bCs/>
          <w:sz w:val="20"/>
        </w:rPr>
        <w:t>Customer</w:t>
      </w:r>
      <w:r w:rsidRPr="001C3426">
        <w:rPr>
          <w:rFonts w:ascii="Segoe UI" w:eastAsia="MS Mincho" w:hAnsi="Segoe UI" w:cs="Times New Roman"/>
          <w:sz w:val="20"/>
        </w:rPr>
        <w:t>):</w:t>
      </w:r>
    </w:p>
    <w:p w14:paraId="5CD1AAB5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728EB718" w14:textId="77777777" w:rsidR="001C3426" w:rsidRPr="001C3426" w:rsidRDefault="001C3426" w:rsidP="001C3426">
      <w:pPr>
        <w:spacing w:line="256" w:lineRule="auto"/>
        <w:ind w:left="360"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754046A7" wp14:editId="3DE36A9B">
            <wp:extent cx="2390277" cy="2510922"/>
            <wp:effectExtent l="0" t="0" r="0" b="3810"/>
            <wp:docPr id="1706517152" name="Picture 1825039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277" cy="25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0FA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another field </w:t>
      </w:r>
      <w:r w:rsidRPr="001C3426">
        <w:rPr>
          <w:rFonts w:ascii="Segoe UI" w:eastAsia="MS Mincho" w:hAnsi="Segoe UI" w:cs="Times New Roman"/>
          <w:b/>
          <w:sz w:val="20"/>
        </w:rPr>
        <w:t>Approval Status</w:t>
      </w:r>
      <w:r w:rsidRPr="001C3426">
        <w:rPr>
          <w:rFonts w:ascii="Segoe UI" w:eastAsia="MS Mincho" w:hAnsi="Segoe UI" w:cs="Times New Roman"/>
          <w:sz w:val="20"/>
        </w:rPr>
        <w:t xml:space="preserve"> based on the </w:t>
      </w:r>
      <w:r w:rsidRPr="001C3426">
        <w:rPr>
          <w:rFonts w:ascii="Segoe UI" w:eastAsia="MS Mincho" w:hAnsi="Segoe UI" w:cs="Times New Roman"/>
          <w:b/>
          <w:bCs/>
          <w:sz w:val="20"/>
        </w:rPr>
        <w:t>Option Set</w:t>
      </w:r>
      <w:r w:rsidRPr="001C3426">
        <w:rPr>
          <w:rFonts w:ascii="Segoe UI" w:eastAsia="MS Mincho" w:hAnsi="Segoe UI" w:cs="Times New Roman"/>
          <w:sz w:val="20"/>
        </w:rPr>
        <w:t xml:space="preserve"> datatype</w:t>
      </w:r>
    </w:p>
    <w:p w14:paraId="3E4C3DE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0DF09926" w14:textId="745A422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del w:id="25" w:author="Dattatray Patil (Contractor)" w:date="2021-02-15T19:36:00Z">
        <w:r w:rsidRPr="001C3426" w:rsidDel="00E93563">
          <w:rPr>
            <w:rFonts w:ascii="Segoe UI" w:eastAsia="Segoe UI" w:hAnsi="Segoe UI" w:cs="Times New Roman"/>
            <w:noProof/>
            <w:sz w:val="20"/>
          </w:rPr>
          <w:lastRenderedPageBreak/>
          <w:drawing>
            <wp:inline distT="0" distB="0" distL="0" distR="0" wp14:anchorId="587D928D" wp14:editId="59FEA554">
              <wp:extent cx="2709813" cy="2868722"/>
              <wp:effectExtent l="0" t="0" r="0" b="8255"/>
              <wp:docPr id="716613045" name="Picture 18250399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25039939"/>
                      <pic:cNvPicPr/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09813" cy="28687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6" w:author="Dattatray Patil (Contractor)" w:date="2021-02-15T19:36:00Z">
        <w:r w:rsidR="00E93563">
          <w:rPr>
            <w:noProof/>
          </w:rPr>
          <w:drawing>
            <wp:inline distT="0" distB="0" distL="0" distR="0" wp14:anchorId="45A8C0B0" wp14:editId="75F4F6C7">
              <wp:extent cx="2943225" cy="2171700"/>
              <wp:effectExtent l="0" t="0" r="9525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43225" cy="2171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22FF76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53432BE" w14:textId="04E54391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del w:id="27" w:author="Dattatray Patil (Contractor)" w:date="2021-02-15T19:36:00Z">
        <w:r w:rsidRPr="001C3426" w:rsidDel="00E93563">
          <w:rPr>
            <w:rFonts w:ascii="Segoe UI" w:eastAsia="MS Mincho" w:hAnsi="Segoe UI" w:cs="Times New Roman"/>
            <w:b/>
            <w:sz w:val="20"/>
          </w:rPr>
          <w:delText>Option set</w:delText>
        </w:r>
      </w:del>
      <w:ins w:id="28" w:author="Dattatray Patil (Contractor)" w:date="2021-02-15T19:36:00Z">
        <w:r w:rsidR="00E93563">
          <w:rPr>
            <w:rFonts w:ascii="Segoe UI" w:eastAsia="MS Mincho" w:hAnsi="Segoe UI" w:cs="Times New Roman"/>
            <w:b/>
            <w:sz w:val="20"/>
          </w:rPr>
          <w:t>Choice</w:t>
        </w:r>
      </w:ins>
      <w:r w:rsidRPr="001C3426">
        <w:rPr>
          <w:rFonts w:ascii="Segoe UI" w:eastAsia="MS Mincho" w:hAnsi="Segoe UI" w:cs="Times New Roman"/>
          <w:sz w:val="20"/>
        </w:rPr>
        <w:t xml:space="preserve"> and select </w:t>
      </w:r>
      <w:r w:rsidRPr="001C3426">
        <w:rPr>
          <w:rFonts w:ascii="Segoe UI" w:eastAsia="MS Mincho" w:hAnsi="Segoe UI" w:cs="Times New Roman"/>
          <w:b/>
          <w:sz w:val="20"/>
        </w:rPr>
        <w:t>New option set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E8B7F90" w14:textId="4F8C003D" w:rsidR="001C3426" w:rsidRPr="001C3426" w:rsidRDefault="00E93563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ins w:id="29" w:author="Dattatray Patil (Contractor)" w:date="2021-02-15T19:37:00Z">
        <w:r>
          <w:rPr>
            <w:rFonts w:ascii="Segoe UI" w:eastAsia="MS Mincho" w:hAnsi="Segoe UI" w:cs="Times New Roman"/>
            <w:noProof/>
            <w:sz w:val="20"/>
          </w:rPr>
          <w:drawing>
            <wp:inline distT="0" distB="0" distL="0" distR="0" wp14:anchorId="3F9C9418" wp14:editId="0736F157">
              <wp:extent cx="5734050" cy="3124200"/>
              <wp:effectExtent l="19050" t="19050" r="19050" b="1905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4050" cy="312420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  <w:del w:id="30" w:author="Dattatray Patil (Contractor)" w:date="2021-02-15T19:37:00Z">
        <w:r w:rsidR="001C3426" w:rsidRPr="001C3426" w:rsidDel="00E93563">
          <w:rPr>
            <w:rFonts w:ascii="Segoe UI" w:eastAsia="Segoe UI" w:hAnsi="Segoe UI" w:cs="Times New Roman"/>
            <w:noProof/>
            <w:sz w:val="20"/>
          </w:rPr>
          <w:drawing>
            <wp:inline distT="0" distB="0" distL="0" distR="0" wp14:anchorId="1F6FA3F6" wp14:editId="2CE7FDBE">
              <wp:extent cx="4865170" cy="3033854"/>
              <wp:effectExtent l="0" t="0" r="0" b="0"/>
              <wp:docPr id="507020781" name="Picture 18250399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25039940"/>
                      <pic:cNvPicPr/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65170" cy="303385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8A9774D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4852A375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Provide </w:t>
      </w:r>
      <w:r w:rsidRPr="001C3426">
        <w:rPr>
          <w:rFonts w:ascii="Segoe UI" w:eastAsia="MS Mincho" w:hAnsi="Segoe UI" w:cs="Times New Roman"/>
          <w:b/>
          <w:bCs/>
          <w:sz w:val="20"/>
        </w:rPr>
        <w:t>3 options</w:t>
      </w:r>
      <w:r w:rsidRPr="001C3426">
        <w:rPr>
          <w:rFonts w:ascii="Segoe UI" w:eastAsia="MS Mincho" w:hAnsi="Segoe UI" w:cs="Times New Roman"/>
          <w:sz w:val="20"/>
        </w:rPr>
        <w:t xml:space="preserve">: </w:t>
      </w:r>
      <w:r w:rsidRPr="001C3426">
        <w:rPr>
          <w:rFonts w:ascii="Segoe UI" w:eastAsia="MS Mincho" w:hAnsi="Segoe UI" w:cs="Times New Roman"/>
          <w:b/>
          <w:bCs/>
          <w:sz w:val="20"/>
        </w:rPr>
        <w:t>Approved</w:t>
      </w:r>
      <w:r w:rsidRPr="001C3426">
        <w:rPr>
          <w:rFonts w:ascii="Segoe UI" w:eastAsia="MS Mincho" w:hAnsi="Segoe UI" w:cs="Times New Roman"/>
          <w:sz w:val="20"/>
        </w:rPr>
        <w:t xml:space="preserve">, </w:t>
      </w:r>
      <w:r w:rsidRPr="001C3426">
        <w:rPr>
          <w:rFonts w:ascii="Segoe UI" w:eastAsia="MS Mincho" w:hAnsi="Segoe UI" w:cs="Times New Roman"/>
          <w:b/>
          <w:bCs/>
          <w:sz w:val="20"/>
        </w:rPr>
        <w:t>Rejected</w:t>
      </w:r>
      <w:r w:rsidRPr="001C3426">
        <w:rPr>
          <w:rFonts w:ascii="Segoe UI" w:eastAsia="MS Mincho" w:hAnsi="Segoe UI" w:cs="Times New Roman"/>
          <w:sz w:val="20"/>
        </w:rPr>
        <w:t xml:space="preserve">, </w:t>
      </w:r>
      <w:r w:rsidRPr="001C3426">
        <w:rPr>
          <w:rFonts w:ascii="Segoe UI" w:eastAsia="MS Mincho" w:hAnsi="Segoe UI" w:cs="Times New Roman"/>
          <w:b/>
          <w:bCs/>
          <w:sz w:val="20"/>
        </w:rPr>
        <w:t>Pending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25559B38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0307368" w14:textId="5DE95E51" w:rsidR="001C3426" w:rsidRPr="001C3426" w:rsidRDefault="00E93563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ins w:id="31" w:author="Dattatray Patil (Contractor)" w:date="2021-02-15T19:39:00Z">
        <w:r>
          <w:rPr>
            <w:noProof/>
          </w:rPr>
          <w:lastRenderedPageBreak/>
          <w:drawing>
            <wp:inline distT="0" distB="0" distL="0" distR="0" wp14:anchorId="5CD430D3" wp14:editId="536201F7">
              <wp:extent cx="2844165" cy="8229600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44165" cy="8229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32" w:author="Dattatray Patil (Contractor)" w:date="2021-02-15T19:38:00Z">
        <w:r w:rsidR="001C3426" w:rsidRPr="001C3426" w:rsidDel="00E93563">
          <w:rPr>
            <w:rFonts w:ascii="Segoe UI" w:eastAsia="Segoe UI" w:hAnsi="Segoe UI" w:cs="Times New Roman"/>
            <w:noProof/>
            <w:sz w:val="20"/>
          </w:rPr>
          <w:drawing>
            <wp:inline distT="0" distB="0" distL="0" distR="0" wp14:anchorId="0FDCCC03" wp14:editId="30475087">
              <wp:extent cx="2855657" cy="3508135"/>
              <wp:effectExtent l="0" t="0" r="1905" b="0"/>
              <wp:docPr id="1181659840" name="Picture 18250399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25039941"/>
                      <pic:cNvPicPr/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55657" cy="35081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DC8423C" w14:textId="555E6FF3" w:rsidR="001C3426" w:rsidRPr="001C3426" w:rsidRDefault="00E93563" w:rsidP="001C3426">
      <w:pPr>
        <w:suppressAutoHyphens/>
        <w:spacing w:before="80" w:after="40" w:line="240" w:lineRule="auto"/>
        <w:jc w:val="center"/>
        <w:rPr>
          <w:rFonts w:ascii="Segoe UI" w:eastAsia="Times New Roman" w:hAnsi="Segoe UI" w:cs="Arial"/>
          <w:color w:val="002050"/>
          <w:sz w:val="18"/>
          <w:szCs w:val="20"/>
        </w:rPr>
      </w:pPr>
      <w:ins w:id="33" w:author="Dattatray Patil (Contractor)" w:date="2021-02-15T19:41:00Z">
        <w:r>
          <w:rPr>
            <w:rFonts w:ascii="Segoe UI" w:eastAsia="Times New Roman" w:hAnsi="Segoe UI" w:cs="Arial"/>
            <w:noProof/>
            <w:color w:val="002050"/>
            <w:sz w:val="18"/>
            <w:szCs w:val="20"/>
          </w:rPr>
          <w:lastRenderedPageBreak/>
          <w:drawing>
            <wp:inline distT="0" distB="0" distL="0" distR="0" wp14:anchorId="1DE3AC01" wp14:editId="5F6BA5EF">
              <wp:extent cx="3048000" cy="5524500"/>
              <wp:effectExtent l="19050" t="19050" r="19050" b="1905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48000" cy="552450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  <w:del w:id="34" w:author="Dattatray Patil (Contractor)" w:date="2021-02-15T19:38:00Z">
        <w:r w:rsidR="001C3426" w:rsidRPr="001C3426" w:rsidDel="00E93563">
          <w:rPr>
            <w:rFonts w:ascii="Segoe UI" w:eastAsia="Times New Roman" w:hAnsi="Segoe UI" w:cs="Arial"/>
            <w:noProof/>
            <w:color w:val="002050"/>
            <w:sz w:val="18"/>
            <w:szCs w:val="20"/>
          </w:rPr>
          <w:drawing>
            <wp:inline distT="0" distB="0" distL="0" distR="0" wp14:anchorId="0FEF8A8C" wp14:editId="595A2D18">
              <wp:extent cx="2578109" cy="4207221"/>
              <wp:effectExtent l="0" t="0" r="0" b="3175"/>
              <wp:docPr id="592244604" name="Picture 182503999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25039997"/>
                      <pic:cNvPicPr/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78109" cy="42072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6A1CF63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489DEFC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Save</w:t>
      </w:r>
      <w:r w:rsidRPr="001C3426">
        <w:rPr>
          <w:rFonts w:ascii="Segoe UI" w:eastAsia="MS Mincho" w:hAnsi="Segoe UI" w:cs="Times New Roman"/>
          <w:sz w:val="20"/>
        </w:rPr>
        <w:t xml:space="preserve"> and make </w:t>
      </w:r>
      <w:r w:rsidRPr="001C3426">
        <w:rPr>
          <w:rFonts w:ascii="Segoe UI" w:eastAsia="MS Mincho" w:hAnsi="Segoe UI" w:cs="Times New Roman"/>
          <w:b/>
          <w:bCs/>
          <w:sz w:val="20"/>
        </w:rPr>
        <w:t>Approved</w:t>
      </w:r>
      <w:r w:rsidRPr="001C3426">
        <w:rPr>
          <w:rFonts w:ascii="Segoe UI" w:eastAsia="MS Mincho" w:hAnsi="Segoe UI" w:cs="Times New Roman"/>
          <w:sz w:val="20"/>
        </w:rPr>
        <w:t xml:space="preserve"> the default value:</w:t>
      </w:r>
    </w:p>
    <w:p w14:paraId="6E041422" w14:textId="5DEDBB13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del w:id="35" w:author="Dattatray Patil (Contractor)" w:date="2021-02-15T19:39:00Z">
        <w:r w:rsidRPr="001C3426" w:rsidDel="00E93563">
          <w:rPr>
            <w:rFonts w:ascii="Segoe UI" w:eastAsia="Segoe UI" w:hAnsi="Segoe UI" w:cs="Times New Roman"/>
            <w:noProof/>
            <w:sz w:val="20"/>
          </w:rPr>
          <w:drawing>
            <wp:inline distT="0" distB="0" distL="0" distR="0" wp14:anchorId="47812C07" wp14:editId="042EB8F9">
              <wp:extent cx="2399554" cy="3905156"/>
              <wp:effectExtent l="0" t="0" r="1270" b="635"/>
              <wp:docPr id="1381101535" name="Picture 17712694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1269484"/>
                      <pic:cNvPicPr/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99554" cy="390515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D8545B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Done.</w:t>
      </w:r>
    </w:p>
    <w:p w14:paraId="6CCFCCDA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AF2A574" w14:textId="3F0F1E81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bCs/>
          <w:sz w:val="20"/>
        </w:rPr>
        <w:t>Signed</w:t>
      </w:r>
      <w:r w:rsidRPr="001C3426">
        <w:rPr>
          <w:rFonts w:ascii="Segoe UI" w:eastAsia="MS Mincho" w:hAnsi="Segoe UI" w:cs="Times New Roman"/>
          <w:sz w:val="20"/>
        </w:rPr>
        <w:t xml:space="preserve"> based on the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</w:t>
      </w:r>
      <w:del w:id="36" w:author="Dattatray Patil (Contractor)" w:date="2021-02-15T19:43:00Z">
        <w:r w:rsidRPr="001C3426" w:rsidDel="003718E6">
          <w:rPr>
            <w:rFonts w:ascii="Segoe UI" w:eastAsia="MS Mincho" w:hAnsi="Segoe UI" w:cs="Times New Roman"/>
            <w:b/>
            <w:bCs/>
            <w:sz w:val="20"/>
          </w:rPr>
          <w:delText>Two option</w:delText>
        </w:r>
      </w:del>
      <w:ins w:id="37" w:author="Dattatray Patil (Contractor)" w:date="2021-02-15T19:43:00Z">
        <w:r w:rsidR="003718E6">
          <w:rPr>
            <w:rFonts w:ascii="Segoe UI" w:eastAsia="MS Mincho" w:hAnsi="Segoe UI" w:cs="Times New Roman"/>
            <w:b/>
            <w:bCs/>
            <w:sz w:val="20"/>
          </w:rPr>
          <w:t>Yes/No</w:t>
        </w:r>
      </w:ins>
      <w:del w:id="38" w:author="Dattatray Patil (Contractor)" w:date="2021-02-15T19:43:00Z">
        <w:r w:rsidRPr="001C3426" w:rsidDel="003718E6">
          <w:rPr>
            <w:rFonts w:ascii="Segoe UI" w:eastAsia="MS Mincho" w:hAnsi="Segoe UI" w:cs="Times New Roman"/>
            <w:b/>
            <w:bCs/>
            <w:sz w:val="20"/>
          </w:rPr>
          <w:delText>s</w:delText>
        </w:r>
      </w:del>
      <w:r w:rsidRPr="001C3426">
        <w:rPr>
          <w:rFonts w:ascii="Segoe UI" w:eastAsia="MS Mincho" w:hAnsi="Segoe UI" w:cs="Times New Roman"/>
          <w:b/>
          <w:bCs/>
          <w:sz w:val="20"/>
        </w:rPr>
        <w:t xml:space="preserve"> </w:t>
      </w:r>
      <w:r w:rsidRPr="001C3426">
        <w:rPr>
          <w:rFonts w:ascii="Segoe UI" w:eastAsia="MS Mincho" w:hAnsi="Segoe UI" w:cs="Times New Roman"/>
          <w:sz w:val="20"/>
        </w:rPr>
        <w:t xml:space="preserve"> type </w:t>
      </w:r>
      <w:del w:id="39" w:author="Dattatray Patil (Contractor)" w:date="2021-02-15T19:43:00Z">
        <w:r w:rsidRPr="001C3426" w:rsidDel="003718E6">
          <w:rPr>
            <w:rFonts w:ascii="Segoe UI" w:eastAsia="MS Mincho" w:hAnsi="Segoe UI" w:cs="Times New Roman"/>
            <w:sz w:val="20"/>
          </w:rPr>
          <w:delText xml:space="preserve">( Yes, No), </w:delText>
        </w:r>
      </w:del>
      <w:r w:rsidRPr="001C3426">
        <w:rPr>
          <w:rFonts w:ascii="Segoe UI" w:eastAsia="MS Mincho" w:hAnsi="Segoe UI" w:cs="Times New Roman"/>
          <w:sz w:val="20"/>
        </w:rPr>
        <w:t>and  Yes should be the default value:</w:t>
      </w:r>
    </w:p>
    <w:p w14:paraId="49C24076" w14:textId="35A0533E" w:rsidR="001C3426" w:rsidRPr="001C3426" w:rsidRDefault="003718E6" w:rsidP="001C3426">
      <w:pPr>
        <w:jc w:val="center"/>
        <w:rPr>
          <w:rFonts w:ascii="Segoe UI" w:eastAsia="Segoe UI" w:hAnsi="Segoe UI" w:cs="Times New Roman"/>
          <w:sz w:val="20"/>
        </w:rPr>
      </w:pPr>
      <w:ins w:id="40" w:author="Dattatray Patil (Contractor)" w:date="2021-02-15T19:43:00Z">
        <w:r>
          <w:rPr>
            <w:noProof/>
          </w:rPr>
          <w:lastRenderedPageBreak/>
          <w:drawing>
            <wp:inline distT="0" distB="0" distL="0" distR="0" wp14:anchorId="60F3E203" wp14:editId="07327432">
              <wp:extent cx="2990850" cy="5019675"/>
              <wp:effectExtent l="0" t="0" r="0" b="9525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90850" cy="5019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1C3426" w:rsidDel="003718E6">
          <w:rPr>
            <w:rFonts w:ascii="Segoe UI" w:eastAsia="Segoe UI" w:hAnsi="Segoe UI" w:cs="Times New Roman"/>
            <w:noProof/>
            <w:sz w:val="20"/>
          </w:rPr>
          <w:t xml:space="preserve"> </w:t>
        </w:r>
      </w:ins>
      <w:del w:id="41" w:author="Dattatray Patil (Contractor)" w:date="2021-02-15T19:42:00Z">
        <w:r w:rsidR="001C3426" w:rsidRPr="001C3426" w:rsidDel="003718E6">
          <w:rPr>
            <w:rFonts w:ascii="Segoe UI" w:eastAsia="Segoe UI" w:hAnsi="Segoe UI" w:cs="Times New Roman"/>
            <w:noProof/>
            <w:sz w:val="20"/>
          </w:rPr>
          <w:drawing>
            <wp:inline distT="0" distB="0" distL="0" distR="0" wp14:anchorId="549E21FF" wp14:editId="2F51DADD">
              <wp:extent cx="2435583" cy="3988207"/>
              <wp:effectExtent l="0" t="0" r="3175" b="0"/>
              <wp:docPr id="895063254" name="Picture 17712694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1269485"/>
                      <pic:cNvPicPr/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35583" cy="39882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C2FC94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the last field: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04A9865" w14:textId="66AF0EA1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del w:id="42" w:author="Dattatray Patil (Contractor)" w:date="2021-02-15T19:45:00Z">
        <w:r w:rsidRPr="001C3426" w:rsidDel="003718E6">
          <w:rPr>
            <w:rFonts w:ascii="Segoe UI" w:eastAsia="Segoe UI" w:hAnsi="Segoe UI" w:cs="Times New Roman"/>
            <w:noProof/>
            <w:sz w:val="20"/>
          </w:rPr>
          <w:lastRenderedPageBreak/>
          <w:drawing>
            <wp:inline distT="0" distB="0" distL="0" distR="0" wp14:anchorId="61DDECF8" wp14:editId="7D1449C7">
              <wp:extent cx="2495791" cy="3895492"/>
              <wp:effectExtent l="0" t="0" r="0" b="0"/>
              <wp:docPr id="1567629819" name="Picture 177126948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1269486"/>
                      <pic:cNvPicPr/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95791" cy="38954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3" w:author="Dattatray Patil (Contractor)" w:date="2021-02-15T19:45:00Z">
        <w:r w:rsidR="003718E6" w:rsidRPr="003718E6">
          <w:rPr>
            <w:noProof/>
          </w:rPr>
          <w:t xml:space="preserve"> </w:t>
        </w:r>
        <w:r w:rsidR="003718E6">
          <w:rPr>
            <w:noProof/>
          </w:rPr>
          <w:drawing>
            <wp:inline distT="0" distB="0" distL="0" distR="0" wp14:anchorId="6FB8C6E7" wp14:editId="10B97560">
              <wp:extent cx="3038475" cy="4152900"/>
              <wp:effectExtent l="19050" t="19050" r="28575" b="1905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38475" cy="4152900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18C5131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5B7B10C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1B3EB86C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5035C7D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3A3FB32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38C8E6A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0E44E4A4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040430D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Save your field.</w:t>
      </w:r>
    </w:p>
    <w:p w14:paraId="2FD3342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Save the entity.</w:t>
      </w:r>
    </w:p>
    <w:p w14:paraId="54837F0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The following table summarizes your entity Loan fields and </w:t>
      </w:r>
      <w:commentRangeStart w:id="44"/>
      <w:r w:rsidRPr="001C3426">
        <w:rPr>
          <w:rFonts w:ascii="Segoe UI" w:eastAsia="MS Mincho" w:hAnsi="Segoe UI" w:cs="Times New Roman"/>
          <w:sz w:val="20"/>
        </w:rPr>
        <w:t>settings</w:t>
      </w:r>
      <w:commentRangeEnd w:id="44"/>
      <w:r w:rsidRPr="001C3426">
        <w:rPr>
          <w:rFonts w:ascii="Segoe UI" w:eastAsia="Segoe UI" w:hAnsi="Segoe UI" w:cs="Times New Roman"/>
          <w:sz w:val="16"/>
          <w:szCs w:val="16"/>
        </w:rPr>
        <w:commentReference w:id="44"/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53ADDDE1" w14:textId="35D88C43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del w:id="45" w:author="Dattatray Patil (Contractor)" w:date="2021-02-15T19:45:00Z">
        <w:r w:rsidRPr="001C3426" w:rsidDel="003718E6">
          <w:rPr>
            <w:rFonts w:ascii="Segoe UI" w:eastAsia="Segoe UI" w:hAnsi="Segoe UI" w:cs="Times New Roman"/>
            <w:noProof/>
            <w:sz w:val="20"/>
          </w:rPr>
          <w:drawing>
            <wp:inline distT="0" distB="0" distL="0" distR="0" wp14:anchorId="2D9DEA99" wp14:editId="4F89BC82">
              <wp:extent cx="6858000" cy="2497455"/>
              <wp:effectExtent l="0" t="0" r="0" b="0"/>
              <wp:docPr id="865999611" name="Picture 17712694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1269487"/>
                      <pic:cNvPicPr/>
                    </pic:nvPicPr>
                    <pic:blipFill>
                      <a:blip r:embed="rId4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0" cy="24974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025D781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56C956BD" w14:textId="6CA215AA" w:rsidR="001C3426" w:rsidRPr="001C3426" w:rsidRDefault="003718E6" w:rsidP="003718E6">
      <w:pPr>
        <w:ind w:left="1440"/>
        <w:rPr>
          <w:rFonts w:ascii="Segoe UI" w:eastAsia="Segoe UI" w:hAnsi="Segoe UI" w:cs="Times New Roman"/>
          <w:sz w:val="20"/>
        </w:rPr>
        <w:pPrChange w:id="46" w:author="Dattatray Patil (Contractor)" w:date="2021-02-15T19:45:00Z">
          <w:pPr/>
        </w:pPrChange>
      </w:pPr>
      <w:ins w:id="47" w:author="Dattatray Patil (Contractor)" w:date="2021-02-15T19:45:00Z">
        <w:r>
          <w:rPr>
            <w:noProof/>
          </w:rPr>
          <w:lastRenderedPageBreak/>
          <w:drawing>
            <wp:inline distT="0" distB="0" distL="0" distR="0" wp14:anchorId="21260695" wp14:editId="476ED1B3">
              <wp:extent cx="4429125" cy="1083621"/>
              <wp:effectExtent l="19050" t="19050" r="9525" b="2159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53762" cy="1089649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05117990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A71482E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36EACF66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692348DB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Let’s get back to Flow to create a new Business Process Flow. Make sure you are in the good environment.</w:t>
      </w:r>
    </w:p>
    <w:p w14:paraId="09AEDA5F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on Flows in the left panel.</w:t>
      </w:r>
    </w:p>
    <w:p w14:paraId="13FC15B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4159DD72" wp14:editId="33125871">
            <wp:extent cx="1701003" cy="5353414"/>
            <wp:effectExtent l="19050" t="19050" r="13970" b="19050"/>
            <wp:docPr id="1264723475" name="Picture 177126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003" cy="5353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D94DCB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538A2F7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Business process Flows:</w:t>
      </w:r>
    </w:p>
    <w:p w14:paraId="774B2C49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E8185CE" wp14:editId="2910760B">
            <wp:extent cx="5033726" cy="1205630"/>
            <wp:effectExtent l="19050" t="19050" r="14605" b="13970"/>
            <wp:docPr id="792064623" name="Picture 1825039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726" cy="1205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EEE0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New and fill in the BPF Display Name and Name; associate it with your loan entity in “Common Data Service entity field:</w:t>
      </w:r>
    </w:p>
    <w:p w14:paraId="7C305BA5" w14:textId="4DC1F645" w:rsidR="001C3426" w:rsidRPr="001C3426" w:rsidRDefault="001C3426" w:rsidP="003718E6">
      <w:pPr>
        <w:ind w:left="720"/>
        <w:jc w:val="center"/>
        <w:rPr>
          <w:rFonts w:ascii="Segoe UI" w:eastAsia="Segoe UI" w:hAnsi="Segoe UI" w:cs="Times New Roman"/>
          <w:sz w:val="20"/>
        </w:rPr>
        <w:pPrChange w:id="48" w:author="Dattatray Patil (Contractor)" w:date="2021-02-15T19:47:00Z">
          <w:pPr>
            <w:jc w:val="center"/>
          </w:pPr>
        </w:pPrChange>
      </w:pPr>
      <w:del w:id="49" w:author="Dattatray Patil (Contractor)" w:date="2021-02-15T19:47:00Z">
        <w:r w:rsidRPr="001C3426" w:rsidDel="003718E6">
          <w:rPr>
            <w:rFonts w:ascii="Segoe UI" w:eastAsia="Segoe UI" w:hAnsi="Segoe UI" w:cs="Times New Roman"/>
            <w:noProof/>
            <w:sz w:val="20"/>
          </w:rPr>
          <w:drawing>
            <wp:inline distT="0" distB="0" distL="0" distR="0" wp14:anchorId="172F2D18" wp14:editId="6C51C84D">
              <wp:extent cx="3220904" cy="2572755"/>
              <wp:effectExtent l="19050" t="19050" r="17780" b="18415"/>
              <wp:docPr id="1429918179" name="Picture 18250399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25039958"/>
                      <pic:cNvPicPr/>
                    </pic:nvPicPr>
                    <pic:blipFill>
                      <a:blip r:embed="rId4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0904" cy="2572755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50" w:author="Dattatray Patil (Contractor)" w:date="2021-02-15T19:47:00Z">
        <w:r w:rsidR="003718E6" w:rsidRPr="003718E6">
          <w:rPr>
            <w:noProof/>
          </w:rPr>
          <w:t xml:space="preserve"> </w:t>
        </w:r>
        <w:r w:rsidR="003718E6">
          <w:rPr>
            <w:noProof/>
          </w:rPr>
          <w:drawing>
            <wp:inline distT="0" distB="0" distL="0" distR="0" wp14:anchorId="2275FBE1" wp14:editId="19AEACF1">
              <wp:extent cx="4772025" cy="3065618"/>
              <wp:effectExtent l="19050" t="19050" r="9525" b="2095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3130" cy="3079176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6638B07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Next and the BPF designer will show-up:</w:t>
      </w:r>
    </w:p>
    <w:p w14:paraId="27D7ACD0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180D75A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94E6105" wp14:editId="4EECEC3C">
            <wp:extent cx="4044329" cy="3048566"/>
            <wp:effectExtent l="0" t="0" r="0" b="0"/>
            <wp:docPr id="183401304" name="Picture 1825039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329" cy="30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D26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the </w:t>
      </w:r>
      <w:r w:rsidRPr="001C3426">
        <w:rPr>
          <w:rFonts w:ascii="Segoe UI" w:eastAsia="MS Mincho" w:hAnsi="Segoe UI" w:cs="Times New Roman"/>
          <w:b/>
          <w:bCs/>
          <w:sz w:val="20"/>
        </w:rPr>
        <w:t>Loan New  Stage</w:t>
      </w:r>
      <w:r w:rsidRPr="001C3426">
        <w:rPr>
          <w:rFonts w:ascii="Segoe UI" w:eastAsia="MS Mincho" w:hAnsi="Segoe UI" w:cs="Times New Roman"/>
          <w:sz w:val="20"/>
        </w:rPr>
        <w:t xml:space="preserve"> and the stage property page, change the display name as </w:t>
      </w:r>
      <w:r w:rsidRPr="001C3426">
        <w:rPr>
          <w:rFonts w:ascii="Segoe UI" w:eastAsia="MS Mincho" w:hAnsi="Segoe UI" w:cs="Times New Roman"/>
          <w:b/>
          <w:bCs/>
          <w:sz w:val="20"/>
        </w:rPr>
        <w:t>Loan basic info</w:t>
      </w:r>
      <w:r w:rsidRPr="001C3426">
        <w:rPr>
          <w:rFonts w:ascii="Segoe UI" w:eastAsia="MS Mincho" w:hAnsi="Segoe UI" w:cs="Times New Roman"/>
          <w:sz w:val="20"/>
        </w:rPr>
        <w:t xml:space="preserve"> and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Apply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EA240EA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722F9788" wp14:editId="26D51F2A">
            <wp:extent cx="2369173" cy="2394925"/>
            <wp:effectExtent l="0" t="0" r="0" b="5715"/>
            <wp:docPr id="807732252" name="Picture 1825039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6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73" cy="23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0AC7" w14:textId="432C42D8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In the stage, click the</w:t>
      </w:r>
      <w:ins w:id="51" w:author="Dattatray Patil (Contractor)" w:date="2021-02-15T19:51:00Z">
        <w:r w:rsidR="003718E6">
          <w:rPr>
            <w:rFonts w:ascii="Segoe UI" w:eastAsia="MS Mincho" w:hAnsi="Segoe UI" w:cs="Times New Roman"/>
            <w:sz w:val="20"/>
          </w:rPr>
          <w:t xml:space="preserve"> </w:t>
        </w:r>
        <w:r w:rsidR="003718E6" w:rsidRPr="003718E6">
          <w:rPr>
            <w:rFonts w:ascii="Segoe UI" w:eastAsia="MS Mincho" w:hAnsi="Segoe UI" w:cs="Times New Roman"/>
            <w:b/>
            <w:sz w:val="20"/>
            <w:rPrChange w:id="52" w:author="Dattatray Patil (Contractor)" w:date="2021-02-15T19:51:00Z">
              <w:rPr>
                <w:rFonts w:ascii="Segoe UI" w:eastAsia="MS Mincho" w:hAnsi="Segoe UI" w:cs="Times New Roman"/>
                <w:sz w:val="20"/>
              </w:rPr>
            </w:rPrChange>
          </w:rPr>
          <w:t>Detail</w:t>
        </w:r>
        <w:r w:rsidR="003718E6">
          <w:rPr>
            <w:rFonts w:ascii="Segoe UI" w:eastAsia="MS Mincho" w:hAnsi="Segoe UI" w:cs="Times New Roman"/>
            <w:sz w:val="20"/>
          </w:rPr>
          <w:t xml:space="preserve"> and then select</w:t>
        </w:r>
      </w:ins>
      <w:r w:rsidRPr="001C3426">
        <w:rPr>
          <w:rFonts w:ascii="Segoe UI" w:eastAsia="MS Mincho" w:hAnsi="Segoe UI" w:cs="Times New Roman"/>
          <w:sz w:val="20"/>
        </w:rPr>
        <w:t xml:space="preserve">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Data </w:t>
      </w:r>
      <w:commentRangeStart w:id="53"/>
      <w:r w:rsidRPr="001C3426">
        <w:rPr>
          <w:rFonts w:ascii="Segoe UI" w:eastAsia="MS Mincho" w:hAnsi="Segoe UI" w:cs="Times New Roman"/>
          <w:b/>
          <w:bCs/>
          <w:sz w:val="20"/>
        </w:rPr>
        <w:t>Step</w:t>
      </w:r>
      <w:commentRangeEnd w:id="53"/>
      <w:r w:rsidRPr="001C3426">
        <w:rPr>
          <w:rFonts w:ascii="Segoe UI" w:eastAsia="Segoe UI" w:hAnsi="Segoe UI" w:cs="Times New Roman"/>
          <w:sz w:val="16"/>
          <w:szCs w:val="16"/>
        </w:rPr>
        <w:commentReference w:id="53"/>
      </w:r>
      <w:ins w:id="54" w:author="Dattatray Patil (Contractor)" w:date="2021-02-15T19:51:00Z">
        <w:r w:rsidR="003718E6">
          <w:rPr>
            <w:rFonts w:ascii="Segoe UI" w:eastAsia="MS Mincho" w:hAnsi="Segoe UI" w:cs="Times New Roman"/>
            <w:b/>
            <w:bCs/>
            <w:sz w:val="20"/>
          </w:rPr>
          <w:t xml:space="preserve"> #1</w:t>
        </w:r>
      </w:ins>
      <w:r w:rsidRPr="001C3426">
        <w:rPr>
          <w:rFonts w:ascii="Segoe UI" w:eastAsia="MS Mincho" w:hAnsi="Segoe UI" w:cs="Times New Roman"/>
          <w:b/>
          <w:bCs/>
          <w:sz w:val="20"/>
        </w:rPr>
        <w:t>,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ins w:id="55" w:author="Dattatray Patil (Contractor)" w:date="2021-02-15T19:52:00Z">
        <w:r w:rsidR="003718E6">
          <w:rPr>
            <w:rFonts w:ascii="Segoe UI" w:eastAsia="MS Mincho" w:hAnsi="Segoe UI" w:cs="Times New Roman"/>
            <w:sz w:val="20"/>
          </w:rPr>
          <w:t xml:space="preserve">In Property Tab </w:t>
        </w:r>
      </w:ins>
      <w:r w:rsidRPr="001C3426">
        <w:rPr>
          <w:rFonts w:ascii="Segoe UI" w:eastAsia="MS Mincho" w:hAnsi="Segoe UI" w:cs="Times New Roman"/>
          <w:sz w:val="20"/>
        </w:rPr>
        <w:t xml:space="preserve">name the step Name </w:t>
      </w:r>
      <w:r w:rsidRPr="001C3426">
        <w:rPr>
          <w:rFonts w:ascii="Segoe UI" w:eastAsia="MS Mincho" w:hAnsi="Segoe UI" w:cs="Times New Roman"/>
          <w:b/>
          <w:bCs/>
          <w:sz w:val="20"/>
        </w:rPr>
        <w:t>Set Account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r w:rsidRPr="003718E6">
        <w:rPr>
          <w:rFonts w:ascii="Segoe UI" w:eastAsia="MS Mincho" w:hAnsi="Segoe UI" w:cs="Times New Roman"/>
          <w:b/>
          <w:bCs/>
          <w:sz w:val="20"/>
          <w:rPrChange w:id="56" w:author="Dattatray Patil (Contractor)" w:date="2021-02-15T19:52:00Z">
            <w:rPr>
              <w:rFonts w:ascii="Segoe UI" w:eastAsia="MS Mincho" w:hAnsi="Segoe UI" w:cs="Times New Roman"/>
              <w:sz w:val="20"/>
            </w:rPr>
          </w:rPrChange>
        </w:rPr>
        <w:t>Step</w:t>
      </w:r>
      <w:r w:rsidRPr="001C3426">
        <w:rPr>
          <w:rFonts w:ascii="Segoe UI" w:eastAsia="MS Mincho" w:hAnsi="Segoe UI" w:cs="Times New Roman"/>
          <w:sz w:val="20"/>
        </w:rPr>
        <w:t xml:space="preserve">, select the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Account </w:t>
      </w:r>
      <w:r w:rsidRPr="001C3426">
        <w:rPr>
          <w:rFonts w:ascii="Segoe UI" w:eastAsia="MS Mincho" w:hAnsi="Segoe UI" w:cs="Times New Roman"/>
          <w:sz w:val="20"/>
        </w:rPr>
        <w:t xml:space="preserve">data field, make it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Required, </w:t>
      </w:r>
      <w:r w:rsidRPr="001C3426">
        <w:rPr>
          <w:rFonts w:ascii="Segoe UI" w:eastAsia="MS Mincho" w:hAnsi="Segoe UI" w:cs="Times New Roman"/>
          <w:sz w:val="20"/>
        </w:rPr>
        <w:t xml:space="preserve">and click </w:t>
      </w:r>
      <w:r w:rsidRPr="001C3426">
        <w:rPr>
          <w:rFonts w:ascii="Segoe UI" w:eastAsia="MS Mincho" w:hAnsi="Segoe UI" w:cs="Times New Roman"/>
          <w:b/>
          <w:bCs/>
          <w:sz w:val="20"/>
        </w:rPr>
        <w:t>Apply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2A274FDB" w14:textId="0ADD18E0" w:rsidR="001C3426" w:rsidRPr="001C3426" w:rsidRDefault="003718E6" w:rsidP="003718E6">
      <w:pPr>
        <w:ind w:left="2880"/>
        <w:rPr>
          <w:rFonts w:ascii="Segoe UI" w:eastAsia="Segoe UI" w:hAnsi="Segoe UI" w:cs="Times New Roman"/>
          <w:sz w:val="20"/>
        </w:rPr>
        <w:pPrChange w:id="57" w:author="Dattatray Patil (Contractor)" w:date="2021-02-15T19:51:00Z">
          <w:pPr/>
        </w:pPrChange>
      </w:pPr>
      <w:ins w:id="58" w:author="Dattatray Patil (Contractor)" w:date="2021-02-15T19:51:00Z">
        <w:r>
          <w:rPr>
            <w:noProof/>
          </w:rPr>
          <w:lastRenderedPageBreak/>
          <w:drawing>
            <wp:inline distT="0" distB="0" distL="0" distR="0" wp14:anchorId="5F1007A4" wp14:editId="02DC4733">
              <wp:extent cx="2314575" cy="2053659"/>
              <wp:effectExtent l="0" t="0" r="0" b="381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31699" cy="206885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2F5D0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9195151" wp14:editId="3B518012">
            <wp:extent cx="2469651" cy="2813150"/>
            <wp:effectExtent l="0" t="0" r="6985" b="6350"/>
            <wp:docPr id="1344117117" name="Picture 1771269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7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51" cy="28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830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Components</w:t>
      </w:r>
      <w:r w:rsidRPr="001C3426">
        <w:rPr>
          <w:rFonts w:ascii="Segoe UI" w:eastAsia="MS Mincho" w:hAnsi="Segoe UI" w:cs="Times New Roman"/>
          <w:sz w:val="20"/>
        </w:rPr>
        <w:t xml:space="preserve"> to add a new Stage:</w:t>
      </w:r>
    </w:p>
    <w:p w14:paraId="27DD86EE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0AAFEBE" wp14:editId="3AA71EFA">
            <wp:extent cx="1993963" cy="3052998"/>
            <wp:effectExtent l="19050" t="19050" r="25400" b="14605"/>
            <wp:docPr id="936199259" name="Picture 177126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63" cy="30529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8E1FF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St</w:t>
      </w:r>
      <w:r w:rsidRPr="001C3426">
        <w:rPr>
          <w:rFonts w:ascii="Segoe UI" w:eastAsia="MS Mincho" w:hAnsi="Segoe UI" w:cs="Times New Roman"/>
          <w:b/>
          <w:bCs/>
          <w:sz w:val="20"/>
        </w:rPr>
        <w:t>age</w:t>
      </w:r>
      <w:r w:rsidRPr="001C3426">
        <w:rPr>
          <w:rFonts w:ascii="Segoe UI" w:eastAsia="MS Mincho" w:hAnsi="Segoe UI" w:cs="Times New Roman"/>
          <w:sz w:val="20"/>
        </w:rPr>
        <w:t xml:space="preserve"> and drag &amp; drop a stage next to the current stage:</w:t>
      </w:r>
    </w:p>
    <w:p w14:paraId="7F6C4553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7AC8D3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F9499F0" wp14:editId="22E23CAB">
            <wp:extent cx="3978982" cy="2016018"/>
            <wp:effectExtent l="0" t="0" r="2540" b="3810"/>
            <wp:docPr id="127746205" name="Picture 1771269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82" cy="20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D60" w14:textId="45EE9474" w:rsid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ins w:id="59" w:author="Dattatray Patil (Contractor)" w:date="2021-02-15T19:55:00Z"/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Name the Stage </w:t>
      </w:r>
      <w:r w:rsidRPr="001C3426">
        <w:rPr>
          <w:rFonts w:ascii="Segoe UI" w:eastAsia="MS Mincho" w:hAnsi="Segoe UI" w:cs="Times New Roman"/>
          <w:b/>
          <w:bCs/>
          <w:sz w:val="20"/>
        </w:rPr>
        <w:t>Amount info</w:t>
      </w:r>
      <w:r w:rsidRPr="001C3426">
        <w:rPr>
          <w:rFonts w:ascii="Segoe UI" w:eastAsia="MS Mincho" w:hAnsi="Segoe UI" w:cs="Times New Roman"/>
          <w:sz w:val="20"/>
        </w:rPr>
        <w:t xml:space="preserve"> and like you did before, edit the data step of the new stage and link it to the Amount Data Field:</w:t>
      </w:r>
    </w:p>
    <w:p w14:paraId="6CC1FA35" w14:textId="6AFEDEBA" w:rsidR="003718E6" w:rsidRPr="001C3426" w:rsidRDefault="003718E6" w:rsidP="003718E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  <w:pPrChange w:id="60" w:author="Dattatray Patil (Contractor)" w:date="2021-02-15T19:55:00Z">
          <w:pPr>
            <w:numPr>
              <w:numId w:val="1"/>
            </w:numPr>
            <w:spacing w:line="256" w:lineRule="auto"/>
            <w:ind w:left="720" w:hanging="360"/>
            <w:contextualSpacing/>
          </w:pPr>
        </w:pPrChange>
      </w:pPr>
      <w:ins w:id="61" w:author="Dattatray Patil (Contractor)" w:date="2021-02-15T19:55:00Z">
        <w:r>
          <w:rPr>
            <w:noProof/>
          </w:rPr>
          <w:drawing>
            <wp:inline distT="0" distB="0" distL="0" distR="0" wp14:anchorId="4EB370B8" wp14:editId="1C4EE38A">
              <wp:extent cx="4267200" cy="1885592"/>
              <wp:effectExtent l="19050" t="19050" r="19050" b="19685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82025" cy="1892143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012386FF" w14:textId="197BF562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del w:id="62" w:author="Dattatray Patil (Contractor)" w:date="2021-02-15T19:56:00Z">
        <w:r w:rsidRPr="001C3426" w:rsidDel="003718E6">
          <w:rPr>
            <w:rFonts w:ascii="Segoe UI" w:eastAsia="Segoe UI" w:hAnsi="Segoe UI" w:cs="Times New Roman"/>
            <w:noProof/>
            <w:sz w:val="20"/>
          </w:rPr>
          <w:lastRenderedPageBreak/>
          <w:drawing>
            <wp:inline distT="0" distB="0" distL="0" distR="0" wp14:anchorId="5C3E339A" wp14:editId="438178AF">
              <wp:extent cx="2215398" cy="2641015"/>
              <wp:effectExtent l="0" t="0" r="0" b="6985"/>
              <wp:docPr id="2098254444" name="Picture 177126948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1269489"/>
                      <pic:cNvPicPr/>
                    </pic:nvPicPr>
                    <pic:blipFill>
                      <a:blip r:embed="rId5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15398" cy="26410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AFEA42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Apply.</w:t>
      </w:r>
    </w:p>
    <w:p w14:paraId="25ED2D6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Name the stage Loan Amount info.</w:t>
      </w:r>
    </w:p>
    <w:p w14:paraId="16F3088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new </w:t>
      </w:r>
      <w:r w:rsidRPr="001C3426">
        <w:rPr>
          <w:rFonts w:ascii="Segoe UI" w:eastAsia="MS Mincho" w:hAnsi="Segoe UI" w:cs="Times New Roman"/>
          <w:b/>
          <w:bCs/>
          <w:sz w:val="20"/>
        </w:rPr>
        <w:t>Condition Component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49A1907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386C1D0" wp14:editId="53C607BA">
            <wp:extent cx="6563760" cy="949922"/>
            <wp:effectExtent l="0" t="0" r="0" b="3175"/>
            <wp:docPr id="137981931" name="Picture 1771269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760" cy="94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E50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and define the rule as follow:</w:t>
      </w:r>
    </w:p>
    <w:p w14:paraId="046616D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F234921" wp14:editId="37B959AB">
            <wp:extent cx="2075174" cy="5058598"/>
            <wp:effectExtent l="0" t="0" r="1905" b="0"/>
            <wp:docPr id="1608113648" name="Picture 1771269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74" cy="50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366" w14:textId="38F1F078" w:rsid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ins w:id="63" w:author="Dattatray Patil (Contractor)" w:date="2021-02-15T20:00:00Z"/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stage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commentRangeStart w:id="64"/>
      <w:r w:rsidRPr="001C3426">
        <w:rPr>
          <w:rFonts w:ascii="Segoe UI" w:eastAsia="MS Mincho" w:hAnsi="Segoe UI" w:cs="Times New Roman"/>
          <w:sz w:val="20"/>
        </w:rPr>
        <w:t>and</w:t>
      </w:r>
      <w:commentRangeEnd w:id="64"/>
      <w:r w:rsidRPr="001C3426">
        <w:rPr>
          <w:rFonts w:ascii="Segoe UI" w:eastAsia="Segoe UI" w:hAnsi="Segoe UI" w:cs="Times New Roman"/>
          <w:sz w:val="16"/>
          <w:szCs w:val="16"/>
        </w:rPr>
        <w:commentReference w:id="64"/>
      </w:r>
      <w:r w:rsidRPr="001C3426">
        <w:rPr>
          <w:rFonts w:ascii="Segoe UI" w:eastAsia="MS Mincho" w:hAnsi="Segoe UI" w:cs="Times New Roman"/>
          <w:sz w:val="20"/>
        </w:rPr>
        <w:t xml:space="preserve"> name it </w:t>
      </w:r>
      <w:r w:rsidRPr="001C3426">
        <w:rPr>
          <w:rFonts w:ascii="Segoe UI" w:eastAsia="MS Mincho" w:hAnsi="Segoe UI" w:cs="Times New Roman"/>
          <w:b/>
          <w:bCs/>
          <w:sz w:val="20"/>
        </w:rPr>
        <w:t>Approval</w:t>
      </w:r>
      <w:r w:rsidRPr="001C3426">
        <w:rPr>
          <w:rFonts w:ascii="Segoe UI" w:eastAsia="MS Mincho" w:hAnsi="Segoe UI" w:cs="Times New Roman"/>
          <w:sz w:val="20"/>
        </w:rPr>
        <w:t xml:space="preserve">. Name the </w:t>
      </w:r>
      <w:r w:rsidRPr="001C3426">
        <w:rPr>
          <w:rFonts w:ascii="Segoe UI" w:eastAsia="MS Mincho" w:hAnsi="Segoe UI" w:cs="Times New Roman"/>
          <w:b/>
          <w:bCs/>
          <w:sz w:val="20"/>
        </w:rPr>
        <w:t>data step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Approval </w:t>
      </w:r>
      <w:r w:rsidRPr="001C3426">
        <w:rPr>
          <w:rFonts w:ascii="Segoe UI" w:eastAsia="MS Mincho" w:hAnsi="Segoe UI" w:cs="Times New Roman"/>
          <w:sz w:val="20"/>
        </w:rPr>
        <w:t xml:space="preserve">and select the </w:t>
      </w:r>
      <w:r w:rsidRPr="001C3426">
        <w:rPr>
          <w:rFonts w:ascii="Segoe UI" w:eastAsia="MS Mincho" w:hAnsi="Segoe UI" w:cs="Times New Roman"/>
          <w:b/>
          <w:bCs/>
          <w:sz w:val="20"/>
        </w:rPr>
        <w:t>field Approval Status</w:t>
      </w:r>
      <w:ins w:id="65" w:author="Dattatray Patil (Contractor)" w:date="2021-02-15T19:58:00Z">
        <w:r w:rsidR="0001005C">
          <w:rPr>
            <w:rFonts w:ascii="Segoe UI" w:eastAsia="MS Mincho" w:hAnsi="Segoe UI" w:cs="Times New Roman"/>
            <w:b/>
            <w:bCs/>
            <w:sz w:val="20"/>
          </w:rPr>
          <w:t xml:space="preserve"> </w:t>
        </w:r>
      </w:ins>
      <w:ins w:id="66" w:author="Dattatray Patil (Contractor)" w:date="2021-02-15T19:59:00Z">
        <w:r w:rsidR="0001005C">
          <w:rPr>
            <w:rFonts w:ascii="Segoe UI" w:eastAsia="MS Mincho" w:hAnsi="Segoe UI" w:cs="Times New Roman"/>
            <w:sz w:val="20"/>
          </w:rPr>
          <w:t xml:space="preserve">in Green tick section </w:t>
        </w:r>
      </w:ins>
      <w:ins w:id="67" w:author="Dattatray Patil (Contractor)" w:date="2021-02-15T20:00:00Z">
        <w:r w:rsidR="0001005C">
          <w:rPr>
            <w:rFonts w:ascii="Segoe UI" w:eastAsia="MS Mincho" w:hAnsi="Segoe UI" w:cs="Times New Roman"/>
            <w:sz w:val="20"/>
          </w:rPr>
          <w:t>(Drag and Drop in Yes Section)</w:t>
        </w:r>
      </w:ins>
      <w:r w:rsidRPr="001C3426">
        <w:rPr>
          <w:rFonts w:ascii="Segoe UI" w:eastAsia="MS Mincho" w:hAnsi="Segoe UI" w:cs="Times New Roman"/>
          <w:sz w:val="20"/>
        </w:rPr>
        <w:t>.</w:t>
      </w:r>
      <w:ins w:id="68" w:author="Dattatray Patil (Contractor)" w:date="2021-02-15T20:02:00Z">
        <w:r w:rsidR="0001005C">
          <w:rPr>
            <w:rFonts w:ascii="Segoe UI" w:eastAsia="MS Mincho" w:hAnsi="Segoe UI" w:cs="Times New Roman"/>
            <w:sz w:val="20"/>
          </w:rPr>
          <w:t xml:space="preserve"> Click Apply once done.</w:t>
        </w:r>
      </w:ins>
    </w:p>
    <w:p w14:paraId="56E1A1FE" w14:textId="3653D338" w:rsidR="0001005C" w:rsidRDefault="0001005C" w:rsidP="0001005C">
      <w:pPr>
        <w:spacing w:line="256" w:lineRule="auto"/>
        <w:ind w:left="720"/>
        <w:contextualSpacing/>
        <w:rPr>
          <w:ins w:id="69" w:author="Dattatray Patil (Contractor)" w:date="2021-02-15T20:01:00Z"/>
          <w:rFonts w:ascii="Segoe UI" w:eastAsia="MS Mincho" w:hAnsi="Segoe UI" w:cs="Times New Roman"/>
          <w:sz w:val="20"/>
        </w:rPr>
      </w:pPr>
      <w:ins w:id="70" w:author="Dattatray Patil (Contractor)" w:date="2021-02-15T20:00:00Z">
        <w:r>
          <w:rPr>
            <w:noProof/>
          </w:rPr>
          <w:lastRenderedPageBreak/>
          <w:drawing>
            <wp:inline distT="0" distB="0" distL="0" distR="0" wp14:anchorId="44E9B977" wp14:editId="08B22C22">
              <wp:extent cx="4600575" cy="1026774"/>
              <wp:effectExtent l="19050" t="19050" r="9525" b="2159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37266" cy="1034963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48DACE08" w14:textId="0CA62126" w:rsidR="0001005C" w:rsidRDefault="0001005C" w:rsidP="0001005C">
      <w:pPr>
        <w:spacing w:line="256" w:lineRule="auto"/>
        <w:ind w:left="720"/>
        <w:contextualSpacing/>
        <w:rPr>
          <w:ins w:id="71" w:author="Dattatray Patil (Contractor)" w:date="2021-02-15T20:02:00Z"/>
          <w:rFonts w:ascii="Segoe UI" w:eastAsia="MS Mincho" w:hAnsi="Segoe UI" w:cs="Times New Roman"/>
          <w:sz w:val="20"/>
        </w:rPr>
      </w:pPr>
      <w:ins w:id="72" w:author="Dattatray Patil (Contractor)" w:date="2021-02-15T20:02:00Z">
        <w:r>
          <w:rPr>
            <w:noProof/>
          </w:rPr>
          <w:drawing>
            <wp:inline distT="0" distB="0" distL="0" distR="0" wp14:anchorId="6C7D5498" wp14:editId="6BBB5483">
              <wp:extent cx="4619625" cy="1997889"/>
              <wp:effectExtent l="19050" t="19050" r="9525" b="2159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45661" cy="2009149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5C527682" w14:textId="77777777" w:rsidR="0001005C" w:rsidRPr="001C3426" w:rsidRDefault="0001005C" w:rsidP="0001005C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  <w:pPrChange w:id="73" w:author="Dattatray Patil (Contractor)" w:date="2021-02-15T20:00:00Z">
          <w:pPr>
            <w:numPr>
              <w:numId w:val="1"/>
            </w:numPr>
            <w:spacing w:line="256" w:lineRule="auto"/>
            <w:ind w:left="720" w:hanging="360"/>
            <w:contextualSpacing/>
          </w:pPr>
        </w:pPrChange>
      </w:pPr>
    </w:p>
    <w:p w14:paraId="3F3D5817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Condition</w:t>
      </w:r>
      <w:r w:rsidRPr="001C3426">
        <w:rPr>
          <w:rFonts w:ascii="Segoe UI" w:eastAsia="MS Mincho" w:hAnsi="Segoe UI" w:cs="Times New Roman"/>
          <w:sz w:val="20"/>
        </w:rPr>
        <w:t xml:space="preserve"> and name it </w:t>
      </w:r>
      <w:r w:rsidRPr="001C3426">
        <w:rPr>
          <w:rFonts w:ascii="Segoe UI" w:eastAsia="MS Mincho" w:hAnsi="Segoe UI" w:cs="Times New Roman"/>
          <w:b/>
          <w:bCs/>
          <w:sz w:val="20"/>
        </w:rPr>
        <w:t>Check if Approved</w:t>
      </w:r>
      <w:r w:rsidRPr="001C3426">
        <w:rPr>
          <w:rFonts w:ascii="Segoe UI" w:eastAsia="MS Mincho" w:hAnsi="Segoe UI" w:cs="Times New Roman"/>
          <w:sz w:val="20"/>
        </w:rPr>
        <w:t xml:space="preserve"> with the following rule:</w:t>
      </w:r>
    </w:p>
    <w:p w14:paraId="2F6943BF" w14:textId="3C947A05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del w:id="74" w:author="Dattatray Patil (Contractor)" w:date="2021-02-15T20:04:00Z">
        <w:r w:rsidRPr="001C3426" w:rsidDel="00430393">
          <w:rPr>
            <w:rFonts w:ascii="Segoe UI" w:eastAsia="Segoe UI" w:hAnsi="Segoe UI" w:cs="Times New Roman"/>
            <w:noProof/>
            <w:sz w:val="20"/>
          </w:rPr>
          <w:lastRenderedPageBreak/>
          <w:drawing>
            <wp:inline distT="0" distB="0" distL="0" distR="0" wp14:anchorId="5CB1D780" wp14:editId="3ECFFB92">
              <wp:extent cx="2045889" cy="5563488"/>
              <wp:effectExtent l="19050" t="19050" r="12065" b="18415"/>
              <wp:docPr id="79226060" name="Picture 17712694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1269495"/>
                      <pic:cNvPicPr/>
                    </pic:nvPicPr>
                    <pic:blipFill>
                      <a:blip r:embed="rId5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45889" cy="5563488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75" w:author="Dattatray Patil (Contractor)" w:date="2021-02-15T20:04:00Z">
        <w:r w:rsidR="00430393">
          <w:rPr>
            <w:noProof/>
          </w:rPr>
          <w:drawing>
            <wp:inline distT="0" distB="0" distL="0" distR="0" wp14:anchorId="2719EDAE" wp14:editId="0A979C5C">
              <wp:extent cx="4040898" cy="4838700"/>
              <wp:effectExtent l="0" t="0" r="0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52587" cy="48526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458C49C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C7B86CB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9EEBF6F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sz w:val="20"/>
        </w:rPr>
        <w:t xml:space="preserve"> </w:t>
      </w:r>
    </w:p>
    <w:p w14:paraId="5732ED2C" w14:textId="3A341643" w:rsid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ins w:id="76" w:author="Dattatray Patil (Contractor)" w:date="2021-02-15T20:07:00Z"/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stage</w:t>
      </w:r>
      <w:r w:rsidRPr="001C3426">
        <w:rPr>
          <w:rFonts w:ascii="Segoe UI" w:eastAsia="MS Mincho" w:hAnsi="Segoe UI" w:cs="Times New Roman"/>
          <w:sz w:val="20"/>
        </w:rPr>
        <w:t xml:space="preserve">, name it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 xml:space="preserve">” and associate the data set with the field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 xml:space="preserve">. </w:t>
      </w:r>
      <w:ins w:id="77" w:author="Dattatray Patil (Contractor)" w:date="2021-02-15T20:26:00Z">
        <w:r w:rsidR="009D1FF9">
          <w:rPr>
            <w:rFonts w:ascii="Segoe UI" w:eastAsia="MS Mincho" w:hAnsi="Segoe UI" w:cs="Times New Roman"/>
            <w:sz w:val="20"/>
          </w:rPr>
          <w:t xml:space="preserve"> This should again in Yes section.</w:t>
        </w:r>
      </w:ins>
      <w:bookmarkStart w:id="78" w:name="_GoBack"/>
      <w:bookmarkEnd w:id="78"/>
    </w:p>
    <w:p w14:paraId="43600F20" w14:textId="59A6111D" w:rsidR="003C14A1" w:rsidRPr="001C3426" w:rsidRDefault="003C14A1" w:rsidP="003C14A1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  <w:pPrChange w:id="79" w:author="Dattatray Patil (Contractor)" w:date="2021-02-15T20:07:00Z">
          <w:pPr>
            <w:numPr>
              <w:numId w:val="1"/>
            </w:numPr>
            <w:spacing w:line="256" w:lineRule="auto"/>
            <w:ind w:left="720" w:hanging="360"/>
            <w:contextualSpacing/>
          </w:pPr>
        </w:pPrChange>
      </w:pPr>
      <w:ins w:id="80" w:author="Dattatray Patil (Contractor)" w:date="2021-02-15T20:07:00Z">
        <w:r>
          <w:rPr>
            <w:noProof/>
          </w:rPr>
          <w:lastRenderedPageBreak/>
          <w:drawing>
            <wp:inline distT="0" distB="0" distL="0" distR="0" wp14:anchorId="52EB5987" wp14:editId="10BBD1DA">
              <wp:extent cx="4114800" cy="2486163"/>
              <wp:effectExtent l="0" t="0" r="0" b="9525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26082" cy="24929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7C1A7E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Eventually, the Flow should look like this: </w:t>
      </w:r>
    </w:p>
    <w:p w14:paraId="3B52E025" w14:textId="77777777" w:rsidR="001C3426" w:rsidRPr="001C3426" w:rsidRDefault="001C3426" w:rsidP="003C14A1">
      <w:pPr>
        <w:ind w:left="720"/>
        <w:rPr>
          <w:rFonts w:ascii="Segoe UI" w:eastAsia="Segoe UI" w:hAnsi="Segoe UI" w:cs="Times New Roman"/>
          <w:sz w:val="20"/>
        </w:rPr>
        <w:pPrChange w:id="81" w:author="Dattatray Patil (Contractor)" w:date="2021-02-15T20:07:00Z">
          <w:pPr/>
        </w:pPrChange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620D18F" wp14:editId="780BF4A6">
            <wp:extent cx="4979940" cy="838200"/>
            <wp:effectExtent l="0" t="0" r="0" b="0"/>
            <wp:docPr id="796432260" name="Picture 177126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303" cy="9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D11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Save</w:t>
      </w:r>
    </w:p>
    <w:p w14:paraId="10FC586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Validate.</w:t>
      </w:r>
    </w:p>
    <w:p w14:paraId="3BD7F52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on Activate and confirm the activation:</w:t>
      </w:r>
    </w:p>
    <w:p w14:paraId="66E3D60B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523279A" wp14:editId="20B30215">
            <wp:extent cx="2805146" cy="1124396"/>
            <wp:effectExtent l="0" t="0" r="0" b="0"/>
            <wp:docPr id="713380356" name="Picture 1771269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1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146" cy="11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42C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Make sure the Business process Flow is activated; go to the Flows menu, and your LoanBPF Flow should be visible in the Business process Flows panel; turn it on if needed.</w:t>
      </w:r>
    </w:p>
    <w:p w14:paraId="3EE9C3E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E63AFE1" wp14:editId="531DF6E8">
            <wp:extent cx="4959298" cy="2000250"/>
            <wp:effectExtent l="19050" t="19050" r="13335" b="19050"/>
            <wp:docPr id="645308424" name="Picture 1771269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8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496" cy="2005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0C64A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lastRenderedPageBreak/>
        <w:t xml:space="preserve">Now in order to use the Business Process Flow, we must create a </w:t>
      </w:r>
      <w:r w:rsidRPr="001C3426">
        <w:rPr>
          <w:rFonts w:ascii="Segoe UI" w:eastAsia="MS Mincho" w:hAnsi="Segoe UI" w:cs="Times New Roman"/>
          <w:b/>
          <w:bCs/>
          <w:sz w:val="20"/>
        </w:rPr>
        <w:t>Model-Driven</w:t>
      </w:r>
      <w:r w:rsidRPr="001C3426">
        <w:rPr>
          <w:rFonts w:ascii="Segoe UI" w:eastAsia="MS Mincho" w:hAnsi="Segoe UI" w:cs="Times New Roman"/>
          <w:sz w:val="20"/>
        </w:rPr>
        <w:t xml:space="preserve"> Apps associated with our loan Entity. Go to the PowerApps portal and create a new Model-Driven Apps:</w:t>
      </w:r>
    </w:p>
    <w:p w14:paraId="5B7F4E29" w14:textId="6EBCD2BB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del w:id="82" w:author="Dattatray Patil (Contractor)" w:date="2021-02-15T20:09:00Z">
        <w:r w:rsidRPr="001C3426" w:rsidDel="003C14A1">
          <w:rPr>
            <w:rFonts w:ascii="Segoe UI" w:eastAsia="Segoe UI" w:hAnsi="Segoe UI" w:cs="Times New Roman"/>
            <w:noProof/>
            <w:sz w:val="20"/>
          </w:rPr>
          <w:drawing>
            <wp:inline distT="0" distB="0" distL="0" distR="0" wp14:anchorId="5761D216" wp14:editId="5CED45A5">
              <wp:extent cx="3412260" cy="2008172"/>
              <wp:effectExtent l="19050" t="19050" r="17145" b="11430"/>
              <wp:docPr id="282160686" name="Picture 17712694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1269448"/>
                      <pic:cNvPicPr/>
                    </pic:nvPicPr>
                    <pic:blipFill>
                      <a:blip r:embed="rId6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2260" cy="2008172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3DE66AC3" w14:textId="4D6EC1CA" w:rsidR="001C3426" w:rsidRPr="001C3426" w:rsidRDefault="003C14A1" w:rsidP="003C14A1">
      <w:pPr>
        <w:ind w:left="360"/>
        <w:rPr>
          <w:rFonts w:ascii="Segoe UI" w:eastAsia="Segoe UI" w:hAnsi="Segoe UI" w:cs="Times New Roman"/>
          <w:sz w:val="20"/>
        </w:rPr>
        <w:pPrChange w:id="83" w:author="Dattatray Patil (Contractor)" w:date="2021-02-15T20:10:00Z">
          <w:pPr/>
        </w:pPrChange>
      </w:pPr>
      <w:ins w:id="84" w:author="Dattatray Patil (Contractor)" w:date="2021-02-15T20:10:00Z">
        <w:r>
          <w:rPr>
            <w:rFonts w:ascii="Segoe UI" w:eastAsia="Segoe UI" w:hAnsi="Segoe UI" w:cs="Times New Roman"/>
            <w:noProof/>
            <w:sz w:val="20"/>
          </w:rPr>
          <w:drawing>
            <wp:inline distT="0" distB="0" distL="0" distR="0" wp14:anchorId="57ED168B" wp14:editId="4454D4EF">
              <wp:extent cx="5410200" cy="1841031"/>
              <wp:effectExtent l="0" t="0" r="0" b="6985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6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26191" cy="18464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B9A9BF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Name it Loan:</w:t>
      </w:r>
    </w:p>
    <w:p w14:paraId="055D7C58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6E77DEE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9F2526F" wp14:editId="7C1EE298">
            <wp:extent cx="4991100" cy="2212721"/>
            <wp:effectExtent l="19050" t="19050" r="19050" b="16510"/>
            <wp:docPr id="1003586189" name="Picture 1771269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391" cy="2224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E76A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Done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4B0B4D9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The App Designer will show-up:</w:t>
      </w:r>
    </w:p>
    <w:p w14:paraId="0BAD9BE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0B399133" wp14:editId="3A83F618">
            <wp:extent cx="6858000" cy="2741930"/>
            <wp:effectExtent l="0" t="0" r="0" b="1270"/>
            <wp:docPr id="281578801" name="Picture 1771269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50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261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Edit the </w:t>
      </w:r>
      <w:r w:rsidRPr="001C3426">
        <w:rPr>
          <w:rFonts w:ascii="Segoe UI" w:eastAsia="MS Mincho" w:hAnsi="Segoe UI" w:cs="Times New Roman"/>
          <w:b/>
          <w:bCs/>
          <w:sz w:val="20"/>
        </w:rPr>
        <w:t>Site Map</w:t>
      </w:r>
      <w:r w:rsidRPr="001C3426">
        <w:rPr>
          <w:rFonts w:ascii="Segoe UI" w:eastAsia="MS Mincho" w:hAnsi="Segoe UI" w:cs="Times New Roman"/>
          <w:sz w:val="20"/>
        </w:rPr>
        <w:t xml:space="preserve"> component. </w:t>
      </w:r>
    </w:p>
    <w:p w14:paraId="6ABCE76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New Area to </w:t>
      </w:r>
      <w:r w:rsidRPr="001C3426">
        <w:rPr>
          <w:rFonts w:ascii="Segoe UI" w:eastAsia="MS Mincho" w:hAnsi="Segoe UI" w:cs="Times New Roman"/>
          <w:b/>
          <w:bCs/>
          <w:sz w:val="20"/>
        </w:rPr>
        <w:t>Loan Area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6C06FF9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New Group to </w:t>
      </w:r>
      <w:r w:rsidRPr="001C3426">
        <w:rPr>
          <w:rFonts w:ascii="Segoe UI" w:eastAsia="MS Mincho" w:hAnsi="Segoe UI" w:cs="Times New Roman"/>
          <w:b/>
          <w:bCs/>
          <w:sz w:val="20"/>
        </w:rPr>
        <w:t>Loan Group.</w:t>
      </w:r>
    </w:p>
    <w:p w14:paraId="6388FAA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Sub Area to </w:t>
      </w:r>
      <w:r w:rsidRPr="001C3426">
        <w:rPr>
          <w:rFonts w:ascii="Segoe UI" w:eastAsia="MS Mincho" w:hAnsi="Segoe UI" w:cs="Times New Roman"/>
          <w:b/>
          <w:bCs/>
          <w:sz w:val="20"/>
        </w:rPr>
        <w:t>Loan sub-area</w:t>
      </w:r>
      <w:r w:rsidRPr="001C3426">
        <w:rPr>
          <w:rFonts w:ascii="Segoe UI" w:eastAsia="MS Mincho" w:hAnsi="Segoe UI" w:cs="Times New Roman"/>
          <w:sz w:val="20"/>
        </w:rPr>
        <w:t xml:space="preserve">. </w:t>
      </w:r>
    </w:p>
    <w:p w14:paraId="1904E9F5" w14:textId="70635771" w:rsid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ins w:id="85" w:author="Dattatray Patil (Contractor)" w:date="2021-02-15T20:12:00Z"/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Associate the Loan Subarea with the entity Loan:</w:t>
      </w:r>
    </w:p>
    <w:p w14:paraId="2E1E854F" w14:textId="269BFD92" w:rsidR="009D1FF9" w:rsidRPr="001C3426" w:rsidRDefault="009D1FF9" w:rsidP="009D1FF9">
      <w:pPr>
        <w:spacing w:line="256" w:lineRule="auto"/>
        <w:ind w:left="2160"/>
        <w:contextualSpacing/>
        <w:rPr>
          <w:rFonts w:ascii="Segoe UI" w:eastAsia="MS Mincho" w:hAnsi="Segoe UI" w:cs="Times New Roman"/>
          <w:sz w:val="20"/>
        </w:rPr>
        <w:pPrChange w:id="86" w:author="Dattatray Patil (Contractor)" w:date="2021-02-15T20:13:00Z">
          <w:pPr>
            <w:numPr>
              <w:numId w:val="1"/>
            </w:numPr>
            <w:spacing w:line="256" w:lineRule="auto"/>
            <w:ind w:left="720" w:hanging="360"/>
            <w:contextualSpacing/>
          </w:pPr>
        </w:pPrChange>
      </w:pPr>
      <w:ins w:id="87" w:author="Dattatray Patil (Contractor)" w:date="2021-02-15T20:12:00Z">
        <w:r>
          <w:rPr>
            <w:noProof/>
          </w:rPr>
          <w:drawing>
            <wp:inline distT="0" distB="0" distL="0" distR="0" wp14:anchorId="495B9CD6" wp14:editId="01ED571B">
              <wp:extent cx="3781425" cy="2409825"/>
              <wp:effectExtent l="19050" t="19050" r="28575" b="28575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1425" cy="2409825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6C90173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384C2C5" wp14:editId="647B7C7B">
            <wp:extent cx="3324833" cy="4972604"/>
            <wp:effectExtent l="19050" t="19050" r="28575" b="19050"/>
            <wp:docPr id="1791293105" name="Picture 1771269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5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33" cy="4972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D6C60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Save and Close, and you will be redirected back to the App Designer screen.</w:t>
      </w:r>
    </w:p>
    <w:p w14:paraId="40781E4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Designer,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Entities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5B2DC5D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3A2AC46B" wp14:editId="15BE20D4">
            <wp:extent cx="3324662" cy="4011000"/>
            <wp:effectExtent l="0" t="0" r="9525" b="8890"/>
            <wp:docPr id="534034689" name="Picture 1825039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62" cy="40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5FE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list of entities, </w:t>
      </w:r>
      <w:r w:rsidRPr="001C3426">
        <w:rPr>
          <w:rFonts w:ascii="Segoe UI" w:eastAsia="MS Mincho" w:hAnsi="Segoe UI" w:cs="Times New Roman"/>
          <w:b/>
          <w:bCs/>
          <w:sz w:val="20"/>
        </w:rPr>
        <w:t>loan</w:t>
      </w:r>
      <w:r w:rsidRPr="001C3426">
        <w:rPr>
          <w:rFonts w:ascii="Segoe UI" w:eastAsia="MS Mincho" w:hAnsi="Segoe UI" w:cs="Times New Roman"/>
          <w:sz w:val="20"/>
        </w:rPr>
        <w:t xml:space="preserve"> has already been selected, but you still must select </w:t>
      </w:r>
      <w:r w:rsidRPr="001C3426">
        <w:rPr>
          <w:rFonts w:ascii="Segoe UI" w:eastAsia="MS Mincho" w:hAnsi="Segoe UI" w:cs="Times New Roman"/>
          <w:b/>
          <w:bCs/>
          <w:sz w:val="20"/>
        </w:rPr>
        <w:t>Loan BPF</w:t>
      </w:r>
      <w:r w:rsidRPr="001C3426">
        <w:rPr>
          <w:rFonts w:ascii="Segoe UI" w:eastAsia="MS Mincho" w:hAnsi="Segoe UI" w:cs="Times New Roman"/>
          <w:sz w:val="20"/>
        </w:rPr>
        <w:t>. This is important for the internal working of BPF. This extra step might be automated in the future.</w:t>
      </w:r>
    </w:p>
    <w:p w14:paraId="7D6A435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Save. </w:t>
      </w:r>
    </w:p>
    <w:p w14:paraId="70A5F2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Publish.</w:t>
      </w:r>
    </w:p>
    <w:p w14:paraId="295E150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Play.</w:t>
      </w:r>
    </w:p>
    <w:p w14:paraId="195880D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You should see the following application:</w:t>
      </w:r>
    </w:p>
    <w:p w14:paraId="7353516E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9FE2455" wp14:editId="17817BC7">
            <wp:extent cx="4772025" cy="1963599"/>
            <wp:effectExtent l="19050" t="19050" r="9525" b="17780"/>
            <wp:docPr id="1087456255" name="Picture 1771269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2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752" cy="1964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67D1E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If you click </w:t>
      </w:r>
      <w:r w:rsidRPr="001C3426">
        <w:rPr>
          <w:rFonts w:ascii="Segoe UI" w:eastAsia="MS Mincho" w:hAnsi="Segoe UI" w:cs="Times New Roman"/>
          <w:b/>
          <w:bCs/>
          <w:sz w:val="20"/>
        </w:rPr>
        <w:t>New</w:t>
      </w:r>
      <w:r w:rsidRPr="001C3426">
        <w:rPr>
          <w:rFonts w:ascii="Segoe UI" w:eastAsia="MS Mincho" w:hAnsi="Segoe UI" w:cs="Times New Roman"/>
          <w:sz w:val="20"/>
        </w:rPr>
        <w:t xml:space="preserve">, a new loan will be created. Set the Name to </w:t>
      </w:r>
      <w:r w:rsidRPr="001C3426">
        <w:rPr>
          <w:rFonts w:ascii="Segoe UI" w:eastAsia="MS Mincho" w:hAnsi="Segoe UI" w:cs="Times New Roman"/>
          <w:b/>
          <w:bCs/>
          <w:sz w:val="20"/>
        </w:rPr>
        <w:t>loan for a new car</w:t>
      </w:r>
      <w:r w:rsidRPr="001C3426">
        <w:rPr>
          <w:rFonts w:ascii="Segoe UI" w:eastAsia="MS Mincho" w:hAnsi="Segoe UI" w:cs="Times New Roman"/>
          <w:sz w:val="20"/>
        </w:rPr>
        <w:t xml:space="preserve"> and save it:</w:t>
      </w:r>
    </w:p>
    <w:p w14:paraId="4FEDAA1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1E22887" wp14:editId="1C0F6D04">
            <wp:extent cx="3992578" cy="2722972"/>
            <wp:effectExtent l="19050" t="19050" r="27305" b="20320"/>
            <wp:docPr id="1154479869" name="Picture 177126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78" cy="2722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A3469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on the stage</w:t>
      </w:r>
      <w:r w:rsidRPr="009D1FF9">
        <w:rPr>
          <w:rFonts w:ascii="Segoe UI" w:eastAsia="MS Mincho" w:hAnsi="Segoe UI" w:cs="Times New Roman"/>
          <w:b/>
          <w:bCs/>
          <w:sz w:val="20"/>
          <w:rPrChange w:id="88" w:author="Dattatray Patil (Contractor)" w:date="2021-02-15T20:20:00Z">
            <w:rPr>
              <w:rFonts w:ascii="Segoe UI" w:eastAsia="MS Mincho" w:hAnsi="Segoe UI" w:cs="Times New Roman"/>
              <w:sz w:val="20"/>
            </w:rPr>
          </w:rPrChange>
        </w:rPr>
        <w:t xml:space="preserve"> Loan Basic Info; </w:t>
      </w:r>
      <w:r w:rsidRPr="001C3426">
        <w:rPr>
          <w:rFonts w:ascii="Segoe UI" w:eastAsia="MS Mincho" w:hAnsi="Segoe UI" w:cs="Times New Roman"/>
          <w:sz w:val="20"/>
        </w:rPr>
        <w:t xml:space="preserve">here, you need to define a </w:t>
      </w:r>
      <w:r w:rsidRPr="001C3426">
        <w:rPr>
          <w:rFonts w:ascii="Segoe UI" w:eastAsia="MS Mincho" w:hAnsi="Segoe UI" w:cs="Times New Roman"/>
          <w:b/>
          <w:bCs/>
          <w:sz w:val="20"/>
        </w:rPr>
        <w:t>new account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71D8E473" w14:textId="1DD3ED2A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del w:id="89" w:author="Dattatray Patil (Contractor)" w:date="2021-02-15T20:21:00Z">
        <w:r w:rsidRPr="001C3426" w:rsidDel="009D1FF9">
          <w:rPr>
            <w:rFonts w:ascii="Segoe UI" w:eastAsia="Segoe UI" w:hAnsi="Segoe UI" w:cs="Times New Roman"/>
            <w:noProof/>
            <w:sz w:val="20"/>
          </w:rPr>
          <w:drawing>
            <wp:inline distT="0" distB="0" distL="0" distR="0" wp14:anchorId="6AA5EBDD" wp14:editId="663E2D50">
              <wp:extent cx="2827961" cy="1788625"/>
              <wp:effectExtent l="0" t="0" r="0" b="2540"/>
              <wp:docPr id="680129093" name="Picture 142104237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21042374"/>
                      <pic:cNvPicPr/>
                    </pic:nvPicPr>
                    <pic:blipFill>
                      <a:blip r:embed="rId7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27961" cy="1788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8C113E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 new popup will be visible, click on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Accounts </w:t>
      </w:r>
      <w:r w:rsidRPr="001C3426">
        <w:rPr>
          <w:rFonts w:ascii="Segoe UI" w:eastAsia="MS Mincho" w:hAnsi="Segoe UI" w:cs="Times New Roman"/>
          <w:sz w:val="20"/>
        </w:rPr>
        <w:t>to create a new account.:</w:t>
      </w:r>
    </w:p>
    <w:p w14:paraId="12245B35" w14:textId="7C42A4BF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del w:id="90" w:author="Dattatray Patil (Contractor)" w:date="2021-02-15T20:22:00Z">
        <w:r w:rsidRPr="001C3426" w:rsidDel="009D1FF9">
          <w:rPr>
            <w:rFonts w:ascii="Segoe UI" w:eastAsia="Segoe UI" w:hAnsi="Segoe UI" w:cs="Times New Roman"/>
            <w:noProof/>
            <w:sz w:val="20"/>
          </w:rPr>
          <w:drawing>
            <wp:inline distT="0" distB="0" distL="0" distR="0" wp14:anchorId="61CE64F4" wp14:editId="64961BFE">
              <wp:extent cx="3599567" cy="2263492"/>
              <wp:effectExtent l="0" t="0" r="1270" b="3810"/>
              <wp:docPr id="1306864516" name="Picture 14210423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21042385"/>
                      <pic:cNvPicPr/>
                    </pic:nvPicPr>
                    <pic:blipFill>
                      <a:blip r:embed="rId7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99567" cy="22634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91" w:author="Dattatray Patil (Contractor)" w:date="2021-02-15T20:22:00Z">
        <w:r w:rsidR="009D1FF9">
          <w:rPr>
            <w:noProof/>
          </w:rPr>
          <w:drawing>
            <wp:inline distT="0" distB="0" distL="0" distR="0" wp14:anchorId="23B72102" wp14:editId="43F08A50">
              <wp:extent cx="4705350" cy="2368360"/>
              <wp:effectExtent l="19050" t="19050" r="19050" b="13335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16422" cy="2373933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17CBCA23" w14:textId="1D4FEA15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9D1FF9">
        <w:rPr>
          <w:rFonts w:ascii="Segoe UI" w:eastAsia="MS Mincho" w:hAnsi="Segoe UI" w:cs="Times New Roman"/>
          <w:b/>
          <w:bCs/>
          <w:sz w:val="20"/>
          <w:rPrChange w:id="92" w:author="Dattatray Patil (Contractor)" w:date="2021-02-15T20:21:00Z">
            <w:rPr>
              <w:rFonts w:ascii="Segoe UI" w:eastAsia="MS Mincho" w:hAnsi="Segoe UI" w:cs="Times New Roman"/>
              <w:sz w:val="20"/>
            </w:rPr>
          </w:rPrChange>
        </w:rPr>
        <w:t xml:space="preserve">New </w:t>
      </w:r>
      <w:ins w:id="93" w:author="Dattatray Patil (Contractor)" w:date="2021-02-15T20:21:00Z">
        <w:r w:rsidR="009D1FF9" w:rsidRPr="009D1FF9">
          <w:rPr>
            <w:rFonts w:ascii="Segoe UI" w:eastAsia="MS Mincho" w:hAnsi="Segoe UI" w:cs="Times New Roman"/>
            <w:b/>
            <w:bCs/>
            <w:sz w:val="20"/>
            <w:rPrChange w:id="94" w:author="Dattatray Patil (Contractor)" w:date="2021-02-15T20:21:00Z">
              <w:rPr>
                <w:rFonts w:ascii="Segoe UI" w:eastAsia="MS Mincho" w:hAnsi="Segoe UI" w:cs="Times New Roman"/>
                <w:sz w:val="20"/>
              </w:rPr>
            </w:rPrChange>
          </w:rPr>
          <w:t>Record</w:t>
        </w:r>
        <w:r w:rsidR="009D1FF9">
          <w:rPr>
            <w:rFonts w:ascii="Segoe UI" w:eastAsia="MS Mincho" w:hAnsi="Segoe UI" w:cs="Times New Roman"/>
            <w:sz w:val="20"/>
          </w:rPr>
          <w:t xml:space="preserve"> </w:t>
        </w:r>
      </w:ins>
      <w:r w:rsidRPr="001C3426">
        <w:rPr>
          <w:rFonts w:ascii="Segoe UI" w:eastAsia="MS Mincho" w:hAnsi="Segoe UI" w:cs="Times New Roman"/>
          <w:sz w:val="20"/>
        </w:rPr>
        <w:t xml:space="preserve">to create a new account, call it </w:t>
      </w:r>
      <w:r w:rsidRPr="001C3426">
        <w:rPr>
          <w:rFonts w:ascii="Segoe UI" w:eastAsia="MS Mincho" w:hAnsi="Segoe UI" w:cs="Times New Roman"/>
          <w:b/>
          <w:bCs/>
          <w:sz w:val="20"/>
        </w:rPr>
        <w:t>Redwood</w:t>
      </w:r>
      <w:r w:rsidRPr="001C3426">
        <w:rPr>
          <w:rFonts w:ascii="Segoe UI" w:eastAsia="MS Mincho" w:hAnsi="Segoe UI" w:cs="Times New Roman"/>
          <w:sz w:val="20"/>
        </w:rPr>
        <w:t xml:space="preserve"> and click </w:t>
      </w:r>
      <w:r w:rsidRPr="001C3426">
        <w:rPr>
          <w:rFonts w:ascii="Segoe UI" w:eastAsia="MS Mincho" w:hAnsi="Segoe UI" w:cs="Times New Roman"/>
          <w:b/>
          <w:bCs/>
          <w:sz w:val="20"/>
        </w:rPr>
        <w:t>Save and Close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01657F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AA92F99" wp14:editId="7CB5AD5B">
            <wp:extent cx="3017073" cy="3781965"/>
            <wp:effectExtent l="19050" t="19050" r="12065" b="28575"/>
            <wp:docPr id="1948186979" name="Picture 142104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9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73" cy="3781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386701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32D482E2" w14:textId="77777777" w:rsidR="001C3426" w:rsidRPr="001C3426" w:rsidRDefault="001C3426" w:rsidP="001C3426">
      <w:pPr>
        <w:jc w:val="right"/>
        <w:rPr>
          <w:rFonts w:ascii="Segoe UI" w:eastAsia="Segoe UI" w:hAnsi="Segoe UI" w:cs="Times New Roman"/>
          <w:sz w:val="20"/>
        </w:rPr>
      </w:pPr>
    </w:p>
    <w:p w14:paraId="1DADE069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In the Flow, go to the next stage:</w:t>
      </w:r>
    </w:p>
    <w:p w14:paraId="3286DA7C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8E82FB1" wp14:editId="61881CE6">
            <wp:extent cx="3232088" cy="2322251"/>
            <wp:effectExtent l="19050" t="19050" r="26035" b="20955"/>
            <wp:docPr id="1308435018" name="Picture 142104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088" cy="23222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78A5A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As you can see this is supposed to be the last step by default; however, if you add an amount higher than 500, you will see additional steps:</w:t>
      </w:r>
    </w:p>
    <w:p w14:paraId="0178EDD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1749EF4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79DA068" wp14:editId="771E4EE0">
            <wp:extent cx="2749227" cy="2009624"/>
            <wp:effectExtent l="19050" t="19050" r="13335" b="10160"/>
            <wp:docPr id="1844934464" name="Picture 142104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227" cy="20096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6C84C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</w:t>
      </w:r>
      <w:r w:rsidRPr="001C3426">
        <w:rPr>
          <w:rFonts w:ascii="Segoe UI" w:eastAsia="MS Mincho" w:hAnsi="Segoe UI" w:cs="Times New Roman"/>
          <w:b/>
          <w:bCs/>
          <w:sz w:val="20"/>
        </w:rPr>
        <w:t>Next stage</w:t>
      </w:r>
      <w:r w:rsidRPr="001C3426">
        <w:rPr>
          <w:rFonts w:ascii="Segoe UI" w:eastAsia="MS Mincho" w:hAnsi="Segoe UI" w:cs="Times New Roman"/>
          <w:sz w:val="20"/>
        </w:rPr>
        <w:t xml:space="preserve"> until the end of the process.</w:t>
      </w:r>
    </w:p>
    <w:p w14:paraId="002DB3E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</w:t>
      </w:r>
      <w:r w:rsidRPr="001C3426">
        <w:rPr>
          <w:rFonts w:ascii="Segoe UI" w:eastAsia="MS Mincho" w:hAnsi="Segoe UI" w:cs="Times New Roman"/>
          <w:b/>
          <w:bCs/>
          <w:sz w:val="20"/>
        </w:rPr>
        <w:t>Home</w:t>
      </w:r>
      <w:r w:rsidRPr="001C3426">
        <w:rPr>
          <w:rFonts w:ascii="Segoe UI" w:eastAsia="MS Mincho" w:hAnsi="Segoe UI" w:cs="Times New Roman"/>
          <w:sz w:val="20"/>
        </w:rPr>
        <w:t xml:space="preserve"> to see your list of entities:</w:t>
      </w:r>
    </w:p>
    <w:p w14:paraId="745C31B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4B5364B4" wp14:editId="4B152527">
            <wp:extent cx="4057650" cy="1984492"/>
            <wp:effectExtent l="19050" t="19050" r="19050" b="15875"/>
            <wp:docPr id="1159194594" name="Picture 142104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2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440" cy="19912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C654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If you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loan for a new car</w:t>
      </w:r>
      <w:r w:rsidRPr="001C3426">
        <w:rPr>
          <w:rFonts w:ascii="Segoe UI" w:eastAsia="MS Mincho" w:hAnsi="Segoe UI" w:cs="Times New Roman"/>
          <w:sz w:val="20"/>
        </w:rPr>
        <w:t>, the whole process will show up:</w:t>
      </w:r>
    </w:p>
    <w:p w14:paraId="7AF5538A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34992D0" wp14:editId="5DD8075B">
            <wp:extent cx="5469852" cy="1133475"/>
            <wp:effectExtent l="19050" t="19050" r="17145" b="9525"/>
            <wp:docPr id="1248952305" name="Picture 142104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3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610" cy="1135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92C8AC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A294BE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Gothic" w:hAnsi="Segoe UI" w:cs="Segoe UI"/>
          <w:color w:val="0078D7"/>
          <w:sz w:val="36"/>
          <w:szCs w:val="40"/>
        </w:rPr>
      </w:pPr>
      <w:r w:rsidRPr="001C3426">
        <w:rPr>
          <w:rFonts w:ascii="Segoe UI" w:eastAsia="MS Mincho" w:hAnsi="Segoe UI" w:cs="Times New Roman"/>
          <w:sz w:val="20"/>
        </w:rPr>
        <w:t>Congratulation for your first Business Process Flow!</w:t>
      </w:r>
      <w:r w:rsidRPr="001C3426">
        <w:rPr>
          <w:rFonts w:ascii="Segoe UI" w:eastAsia="Segoe UI" w:hAnsi="Segoe UI" w:cs="Times New Roman"/>
          <w:sz w:val="20"/>
        </w:rPr>
        <w:br w:type="page"/>
      </w:r>
    </w:p>
    <w:p w14:paraId="4DD1841E" w14:textId="77777777" w:rsidR="00CD06E5" w:rsidRDefault="00CD06E5" w:rsidP="00CD06E5">
      <w:pPr>
        <w:rPr>
          <w:b/>
          <w:bCs/>
        </w:rPr>
      </w:pPr>
      <w:r>
        <w:rPr>
          <w:b/>
          <w:bCs/>
        </w:rPr>
        <w:lastRenderedPageBreak/>
        <w:t>We need your feedback</w:t>
      </w:r>
    </w:p>
    <w:p w14:paraId="79C64F48" w14:textId="77777777" w:rsidR="00CD06E5" w:rsidRDefault="00CD06E5" w:rsidP="00CD06E5">
      <w:r>
        <w:t xml:space="preserve">Do you want to report an issue or to suggest something? We need your feedback: </w:t>
      </w:r>
      <w:hyperlink r:id="rId82" w:history="1">
        <w:r>
          <w:rPr>
            <w:rStyle w:val="Hyperlink"/>
          </w:rPr>
          <w:t>https://github.com/Power-Automate-in-a-day/Training-by-the-community/issues</w:t>
        </w:r>
      </w:hyperlink>
      <w:r>
        <w:t xml:space="preserve"> </w:t>
      </w:r>
    </w:p>
    <w:p w14:paraId="6D52639D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3C4C8E37" w14:textId="77777777" w:rsidR="00C40FD3" w:rsidRDefault="00C40FD3"/>
    <w:sectPr w:rsidR="00C40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8" w:author="Author" w:initials="A">
    <w:p w14:paraId="05E739C9" w14:textId="77777777" w:rsidR="001C3426" w:rsidRPr="0024551E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24551E">
        <w:rPr>
          <w:lang w:val="fr-BE"/>
        </w:rPr>
        <w:t>Refaire les screens shots ma</w:t>
      </w:r>
      <w:r>
        <w:rPr>
          <w:lang w:val="fr-BE"/>
        </w:rPr>
        <w:t>is mon interface est french a ce stade</w:t>
      </w:r>
    </w:p>
  </w:comment>
  <w:comment w:id="24" w:author="Author" w:initials="A">
    <w:p w14:paraId="12A07C8F" w14:textId="77777777" w:rsidR="001C3426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0903E7">
        <w:rPr>
          <w:lang w:val="fr-BE"/>
        </w:rPr>
        <w:t>Pourquoi antother ? et qui du</w:t>
      </w:r>
      <w:r>
        <w:rPr>
          <w:lang w:val="fr-BE"/>
        </w:rPr>
        <w:t xml:space="preserve"> champ name qui apparait par defaut ? ???</w:t>
      </w:r>
    </w:p>
    <w:p w14:paraId="31D737B1" w14:textId="77777777" w:rsidR="001C3426" w:rsidRPr="000903E7" w:rsidRDefault="001C3426" w:rsidP="001C3426">
      <w:pPr>
        <w:pStyle w:val="CommentText1"/>
        <w:rPr>
          <w:lang w:val="fr-BE"/>
        </w:rPr>
      </w:pPr>
    </w:p>
  </w:comment>
  <w:comment w:id="44" w:author="Author" w:initials="A">
    <w:p w14:paraId="28804E8E" w14:textId="77777777" w:rsidR="001C3426" w:rsidRPr="00D74C70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D74C70">
        <w:rPr>
          <w:lang w:val="fr-BE"/>
        </w:rPr>
        <w:t>Pleins de champ “systeme a</w:t>
      </w:r>
      <w:r>
        <w:rPr>
          <w:lang w:val="fr-BE"/>
        </w:rPr>
        <w:t xml:space="preserve">pparaissent en plus chez moi </w:t>
      </w:r>
      <w:r w:rsidRPr="004F0615">
        <w:rPr>
          <w:lang w:val="fr-BE"/>
        </w:rPr>
        <w:t>[Mention was removed]</w:t>
      </w:r>
    </w:p>
  </w:comment>
  <w:comment w:id="53" w:author="Author" w:initials="A">
    <w:p w14:paraId="5D525B7A" w14:textId="77777777" w:rsidR="001C3426" w:rsidRPr="00401542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401542">
        <w:rPr>
          <w:lang w:val="fr-BE"/>
        </w:rPr>
        <w:t>Il faut faire un e</w:t>
      </w:r>
      <w:r>
        <w:rPr>
          <w:lang w:val="fr-BE"/>
        </w:rPr>
        <w:t>xpand pour le voir !</w:t>
      </w:r>
    </w:p>
  </w:comment>
  <w:comment w:id="64" w:author="Author" w:initials="A">
    <w:p w14:paraId="3B8C3282" w14:textId="77777777" w:rsidR="001C3426" w:rsidRPr="00A67788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A67788">
        <w:rPr>
          <w:lang w:val="fr-BE"/>
        </w:rPr>
        <w:t>De quell coté ???? yes o</w:t>
      </w:r>
      <w:r>
        <w:rPr>
          <w:lang w:val="fr-BE"/>
        </w:rPr>
        <w:t>u non ????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E739C9" w15:done="0"/>
  <w15:commentEx w15:paraId="31D737B1" w15:done="0"/>
  <w15:commentEx w15:paraId="28804E8E" w15:done="0"/>
  <w15:commentEx w15:paraId="5D525B7A" w15:done="0"/>
  <w15:commentEx w15:paraId="3B8C328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E739C9" w16cid:durableId="213507FF"/>
  <w16cid:commentId w16cid:paraId="31D737B1" w16cid:durableId="213508D5"/>
  <w16cid:commentId w16cid:paraId="28804E8E" w16cid:durableId="21350A7C"/>
  <w16cid:commentId w16cid:paraId="5D525B7A" w16cid:durableId="21350B6C"/>
  <w16cid:commentId w16cid:paraId="3B8C3282" w16cid:durableId="21350C5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107F2" w14:textId="77777777" w:rsidR="0046440F" w:rsidRDefault="0046440F" w:rsidP="00405031">
      <w:pPr>
        <w:spacing w:after="0" w:line="240" w:lineRule="auto"/>
      </w:pPr>
      <w:r>
        <w:separator/>
      </w:r>
    </w:p>
  </w:endnote>
  <w:endnote w:type="continuationSeparator" w:id="0">
    <w:p w14:paraId="505A34C5" w14:textId="77777777" w:rsidR="0046440F" w:rsidRDefault="0046440F" w:rsidP="00405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D70B7F" w14:textId="77777777" w:rsidR="0046440F" w:rsidRDefault="0046440F" w:rsidP="00405031">
      <w:pPr>
        <w:spacing w:after="0" w:line="240" w:lineRule="auto"/>
      </w:pPr>
      <w:r>
        <w:separator/>
      </w:r>
    </w:p>
  </w:footnote>
  <w:footnote w:type="continuationSeparator" w:id="0">
    <w:p w14:paraId="7EC7D823" w14:textId="77777777" w:rsidR="0046440F" w:rsidRDefault="0046440F" w:rsidP="004050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B6671F"/>
    <w:multiLevelType w:val="hybridMultilevel"/>
    <w:tmpl w:val="190AE128"/>
    <w:lvl w:ilvl="0" w:tplc="77B009D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BC30F25E">
      <w:start w:val="1"/>
      <w:numFmt w:val="lowerLetter"/>
      <w:lvlText w:val="%2."/>
      <w:lvlJc w:val="left"/>
      <w:pPr>
        <w:ind w:left="1440" w:hanging="360"/>
      </w:pPr>
    </w:lvl>
    <w:lvl w:ilvl="2" w:tplc="B5527E42">
      <w:start w:val="1"/>
      <w:numFmt w:val="lowerRoman"/>
      <w:lvlText w:val="%3."/>
      <w:lvlJc w:val="right"/>
      <w:pPr>
        <w:ind w:left="2160" w:hanging="180"/>
      </w:pPr>
    </w:lvl>
    <w:lvl w:ilvl="3" w:tplc="302C93D6">
      <w:start w:val="1"/>
      <w:numFmt w:val="decimal"/>
      <w:lvlText w:val="%4."/>
      <w:lvlJc w:val="left"/>
      <w:pPr>
        <w:ind w:left="2880" w:hanging="360"/>
      </w:pPr>
    </w:lvl>
    <w:lvl w:ilvl="4" w:tplc="1A9E753E">
      <w:start w:val="1"/>
      <w:numFmt w:val="lowerLetter"/>
      <w:lvlText w:val="%5."/>
      <w:lvlJc w:val="left"/>
      <w:pPr>
        <w:ind w:left="3600" w:hanging="360"/>
      </w:pPr>
    </w:lvl>
    <w:lvl w:ilvl="5" w:tplc="5B42460A">
      <w:start w:val="1"/>
      <w:numFmt w:val="lowerRoman"/>
      <w:lvlText w:val="%6."/>
      <w:lvlJc w:val="right"/>
      <w:pPr>
        <w:ind w:left="4320" w:hanging="180"/>
      </w:pPr>
    </w:lvl>
    <w:lvl w:ilvl="6" w:tplc="5CA83438">
      <w:start w:val="1"/>
      <w:numFmt w:val="decimal"/>
      <w:lvlText w:val="%7."/>
      <w:lvlJc w:val="left"/>
      <w:pPr>
        <w:ind w:left="5040" w:hanging="360"/>
      </w:pPr>
    </w:lvl>
    <w:lvl w:ilvl="7" w:tplc="AD6450BA">
      <w:start w:val="1"/>
      <w:numFmt w:val="lowerLetter"/>
      <w:lvlText w:val="%8."/>
      <w:lvlJc w:val="left"/>
      <w:pPr>
        <w:ind w:left="5760" w:hanging="360"/>
      </w:pPr>
    </w:lvl>
    <w:lvl w:ilvl="8" w:tplc="7FAA0D2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ttatray Patil (Contractor)">
    <w15:presenceInfo w15:providerId="AD" w15:userId="S::Dattatray.Patil@gilead.com::715305f0-418e-4b1a-9e3b-ccb2b68353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26"/>
    <w:rsid w:val="0001005C"/>
    <w:rsid w:val="001C3426"/>
    <w:rsid w:val="002C0EBD"/>
    <w:rsid w:val="003718E6"/>
    <w:rsid w:val="003C14A1"/>
    <w:rsid w:val="00405031"/>
    <w:rsid w:val="00430393"/>
    <w:rsid w:val="0046440F"/>
    <w:rsid w:val="009D1FF9"/>
    <w:rsid w:val="00C40FD3"/>
    <w:rsid w:val="00CD06E5"/>
    <w:rsid w:val="00D90505"/>
    <w:rsid w:val="00E9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C97C1B"/>
  <w15:chartTrackingRefBased/>
  <w15:docId w15:val="{4F6510DC-99E1-4106-8864-A6174BB9A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50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C3426"/>
    <w:rPr>
      <w:sz w:val="16"/>
      <w:szCs w:val="16"/>
    </w:rPr>
  </w:style>
  <w:style w:type="paragraph" w:customStyle="1" w:styleId="CommentText1">
    <w:name w:val="Comment Text1"/>
    <w:basedOn w:val="Normal"/>
    <w:next w:val="CommentText"/>
    <w:link w:val="CommentTextChar"/>
    <w:uiPriority w:val="99"/>
    <w:unhideWhenUsed/>
    <w:rsid w:val="001C34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1"/>
    <w:uiPriority w:val="99"/>
    <w:rsid w:val="001C3426"/>
    <w:rPr>
      <w:sz w:val="20"/>
      <w:szCs w:val="20"/>
    </w:rPr>
  </w:style>
  <w:style w:type="paragraph" w:styleId="CommentText">
    <w:name w:val="annotation text"/>
    <w:basedOn w:val="Normal"/>
    <w:link w:val="CommentTextChar1"/>
    <w:uiPriority w:val="99"/>
    <w:semiHidden/>
    <w:unhideWhenUsed/>
    <w:rsid w:val="001C3426"/>
    <w:pPr>
      <w:spacing w:line="240" w:lineRule="auto"/>
    </w:pPr>
    <w:rPr>
      <w:sz w:val="20"/>
      <w:szCs w:val="20"/>
    </w:rPr>
  </w:style>
  <w:style w:type="character" w:customStyle="1" w:styleId="CommentTextChar1">
    <w:name w:val="Comment Text Char1"/>
    <w:basedOn w:val="DefaultParagraphFont"/>
    <w:link w:val="CommentText"/>
    <w:uiPriority w:val="99"/>
    <w:semiHidden/>
    <w:rsid w:val="001C3426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34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42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D06E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5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50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16/09/relationships/commentsIds" Target="commentsIds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hyperlink" Target="https://powerapps.microsoft.com/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84" Type="http://schemas.microsoft.com/office/2011/relationships/people" Target="people.xml"/><Relationship Id="rId7" Type="http://schemas.openxmlformats.org/officeDocument/2006/relationships/hyperlink" Target="https://powerapps.microsoft.com/" TargetMode="External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9" Type="http://schemas.openxmlformats.org/officeDocument/2006/relationships/image" Target="media/image16.png"/><Relationship Id="rId11" Type="http://schemas.openxmlformats.org/officeDocument/2006/relationships/hyperlink" Target="https://docs.microsoft.com/en-us/powerapps/maker/signup-for-powerapp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82" Type="http://schemas.openxmlformats.org/officeDocument/2006/relationships/hyperlink" Target="https://github.com/Power-Automate-in-a-day/Training-by-the-community/issues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powerapps.microsoft.com/en-us/pricing/" TargetMode="External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28</Pages>
  <Words>957</Words>
  <Characters>5457</Characters>
  <Application>Microsoft Office Word</Application>
  <DocSecurity>0</DocSecurity>
  <Lines>45</Lines>
  <Paragraphs>12</Paragraphs>
  <ScaleCrop>false</ScaleCrop>
  <Company/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Luca</dc:creator>
  <cp:keywords/>
  <dc:description/>
  <cp:lastModifiedBy>Dattatray Patil (Contractor)</cp:lastModifiedBy>
  <cp:revision>11</cp:revision>
  <dcterms:created xsi:type="dcterms:W3CDTF">2020-05-24T11:26:00Z</dcterms:created>
  <dcterms:modified xsi:type="dcterms:W3CDTF">2021-02-15T20:26:00Z</dcterms:modified>
</cp:coreProperties>
</file>