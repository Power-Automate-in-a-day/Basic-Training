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D53CD" w14:textId="77777777" w:rsidR="00465616" w:rsidRPr="00AB54C1" w:rsidRDefault="00465616">
      <w:pPr>
        <w:pStyle w:val="Heading1"/>
        <w:rPr>
          <w:rFonts w:ascii="Segoe UI" w:hAnsi="Segoe UI" w:cs="Segoe UI"/>
          <w:sz w:val="40"/>
          <w:rPrChange w:id="0" w:author="Dattatray Patil (Contractor)" w:date="2021-02-06T05:37:00Z">
            <w:rPr/>
          </w:rPrChange>
        </w:rPr>
        <w:pPrChange w:id="1" w:author="Dattatray Patil (Contractor)" w:date="2021-02-06T05:37:00Z">
          <w:pPr>
            <w:pStyle w:val="Heading2"/>
          </w:pPr>
        </w:pPrChange>
      </w:pPr>
      <w:bookmarkStart w:id="2" w:name="_Toc41060352"/>
      <w:r w:rsidRPr="00AB54C1">
        <w:rPr>
          <w:rFonts w:ascii="Segoe UI" w:hAnsi="Segoe UI" w:cs="Segoe UI"/>
          <w:sz w:val="40"/>
          <w:szCs w:val="40"/>
          <w:rPrChange w:id="3" w:author="Dattatray Patil (Contractor)" w:date="2021-02-06T05:37:00Z">
            <w:rPr/>
          </w:rPrChange>
        </w:rPr>
        <w:t xml:space="preserve">Lab 2. Approvals (Part 1) - </w:t>
      </w:r>
      <w:r w:rsidR="00FB0810" w:rsidRPr="00AB54C1">
        <w:rPr>
          <w:rFonts w:ascii="Segoe UI" w:hAnsi="Segoe UI" w:cs="Segoe UI"/>
          <w:sz w:val="40"/>
          <w:szCs w:val="40"/>
          <w:rPrChange w:id="4" w:author="Dattatray Patil (Contractor)" w:date="2021-02-06T05:37:00Z">
            <w:rPr/>
          </w:rPrChange>
        </w:rPr>
        <w:fldChar w:fldCharType="begin"/>
      </w:r>
      <w:r w:rsidR="00FB0810" w:rsidRPr="00AB54C1">
        <w:rPr>
          <w:rFonts w:ascii="Segoe UI" w:hAnsi="Segoe UI" w:cs="Segoe UI"/>
          <w:sz w:val="40"/>
          <w:szCs w:val="40"/>
          <w:rPrChange w:id="5" w:author="Dattatray Patil (Contractor)" w:date="2021-02-06T05:37:00Z">
            <w:rPr/>
          </w:rPrChange>
        </w:rPr>
        <w:instrText xml:space="preserve"> HYPERLINK "https://preview.flow.microsoft.com/en-us/galleries/public/templates/febbc8ca916946d3ac5280060c4ae1a7/submit-a-travel-request-for-approval/" \h </w:instrText>
      </w:r>
      <w:r w:rsidR="00FB0810" w:rsidRPr="00AB54C1">
        <w:rPr>
          <w:rFonts w:ascii="Segoe UI" w:hAnsi="Segoe UI" w:cs="Segoe UI"/>
          <w:sz w:val="40"/>
          <w:szCs w:val="40"/>
          <w:rPrChange w:id="6" w:author="Dattatray Patil (Contractor)" w:date="2021-02-06T05:37:00Z">
            <w:rPr>
              <w:rStyle w:val="Hyperlink"/>
            </w:rPr>
          </w:rPrChange>
        </w:rPr>
        <w:fldChar w:fldCharType="separate"/>
      </w:r>
      <w:r w:rsidRPr="00AB54C1">
        <w:rPr>
          <w:rStyle w:val="Hyperlink"/>
          <w:rFonts w:ascii="Segoe UI" w:hAnsi="Segoe UI" w:cs="Segoe UI"/>
          <w:color w:val="0070C0"/>
          <w:sz w:val="40"/>
          <w:szCs w:val="40"/>
          <w:rPrChange w:id="7" w:author="Dattatray Patil (Contractor)" w:date="2021-02-06T05:37:00Z">
            <w:rPr>
              <w:rStyle w:val="Hyperlink"/>
            </w:rPr>
          </w:rPrChange>
        </w:rPr>
        <w:t>Travel Approval</w:t>
      </w:r>
      <w:bookmarkEnd w:id="2"/>
      <w:r w:rsidR="00FB0810" w:rsidRPr="00AB54C1">
        <w:rPr>
          <w:rStyle w:val="Hyperlink"/>
          <w:rFonts w:ascii="Segoe UI" w:hAnsi="Segoe UI" w:cs="Segoe UI"/>
          <w:color w:val="0070C0"/>
          <w:sz w:val="40"/>
          <w:szCs w:val="40"/>
          <w:rPrChange w:id="8" w:author="Dattatray Patil (Contractor)" w:date="2021-02-06T05:37:00Z">
            <w:rPr>
              <w:rStyle w:val="Hyperlink"/>
            </w:rPr>
          </w:rPrChange>
        </w:rPr>
        <w:fldChar w:fldCharType="end"/>
      </w:r>
    </w:p>
    <w:p w14:paraId="6134B304" w14:textId="77777777" w:rsidR="00465616" w:rsidRDefault="00465616" w:rsidP="00465616">
      <w:pPr>
        <w:rPr>
          <w:b/>
          <w:bCs/>
        </w:rPr>
      </w:pPr>
      <w:r>
        <w:rPr>
          <w:b/>
          <w:bCs/>
        </w:rPr>
        <w:t xml:space="preserve">Author: </w:t>
      </w:r>
      <w:r w:rsidRPr="00A05458">
        <w:t>Serge Luca aka “Doctor Flow”</w:t>
      </w:r>
      <w:r>
        <w:rPr>
          <w:b/>
          <w:bCs/>
        </w:rPr>
        <w:t>.</w:t>
      </w:r>
    </w:p>
    <w:p w14:paraId="3DC48E99" w14:textId="77777777" w:rsidR="00465616" w:rsidRPr="00A734DF" w:rsidRDefault="00465616" w:rsidP="00465616">
      <w:pPr>
        <w:rPr>
          <w:b/>
          <w:bCs/>
        </w:rPr>
      </w:pPr>
      <w:r w:rsidRPr="00697911">
        <w:rPr>
          <w:b/>
          <w:bCs/>
        </w:rPr>
        <w:t xml:space="preserve">Learning objectives: </w:t>
      </w:r>
      <w:r>
        <w:t>Approvals and conditions.</w:t>
      </w:r>
    </w:p>
    <w:p w14:paraId="389F5DDF" w14:textId="77777777" w:rsidR="00465616" w:rsidRPr="00A973CD" w:rsidRDefault="00465616" w:rsidP="00465616">
      <w:pPr>
        <w:rPr>
          <w:szCs w:val="20"/>
        </w:rPr>
      </w:pPr>
      <w:r w:rsidRPr="00B47F28">
        <w:rPr>
          <w:b/>
          <w:bCs/>
        </w:rPr>
        <w:t>Duration:</w:t>
      </w:r>
      <w:r>
        <w:t xml:space="preserve"> 20 minutes.</w:t>
      </w:r>
    </w:p>
    <w:p w14:paraId="54E10921" w14:textId="3D94EA95" w:rsidR="00465616" w:rsidRDefault="00465616" w:rsidP="00465616">
      <w:pPr>
        <w:rPr>
          <w:szCs w:val="20"/>
        </w:rPr>
      </w:pPr>
      <w:r w:rsidRPr="00697911">
        <w:rPr>
          <w:b/>
          <w:bCs/>
        </w:rPr>
        <w:t>Scenario:</w:t>
      </w:r>
      <w:r>
        <w:t xml:space="preserve"> A</w:t>
      </w:r>
      <w:r w:rsidRPr="00591CCD">
        <w:t xml:space="preserve"> user stores his/her travel information in </w:t>
      </w:r>
      <w:r>
        <w:t xml:space="preserve">a SharePoint list named </w:t>
      </w:r>
      <w:r w:rsidRPr="005238CA">
        <w:rPr>
          <w:b/>
          <w:bCs/>
        </w:rPr>
        <w:t>Travels</w:t>
      </w:r>
      <w:r>
        <w:t>.</w:t>
      </w:r>
      <w:r w:rsidRPr="00591CCD">
        <w:t xml:space="preserve"> </w:t>
      </w:r>
      <w:r>
        <w:t>W</w:t>
      </w:r>
      <w:r w:rsidRPr="00591CCD">
        <w:t>hen a new travel</w:t>
      </w:r>
      <w:r>
        <w:t xml:space="preserve"> request</w:t>
      </w:r>
      <w:r w:rsidRPr="00591CCD">
        <w:t xml:space="preserve"> is created,</w:t>
      </w:r>
      <w:r w:rsidRPr="00A86DA1">
        <w:t xml:space="preserve"> a </w:t>
      </w:r>
      <w:r>
        <w:t>flow</w:t>
      </w:r>
      <w:r w:rsidRPr="00A86DA1">
        <w:t xml:space="preserve"> </w:t>
      </w:r>
      <w:r>
        <w:t>is</w:t>
      </w:r>
      <w:r w:rsidRPr="00A86DA1">
        <w:t xml:space="preserve"> trigger</w:t>
      </w:r>
      <w:r>
        <w:t>ed</w:t>
      </w:r>
      <w:r w:rsidRPr="00343E1A">
        <w:t xml:space="preserve"> and </w:t>
      </w:r>
      <w:r w:rsidRPr="005267D1">
        <w:t>ask</w:t>
      </w:r>
      <w:r w:rsidR="0035691B">
        <w:t>s</w:t>
      </w:r>
      <w:r w:rsidRPr="00981C3F">
        <w:t xml:space="preserve"> a manager to Approve/Reject.</w:t>
      </w:r>
    </w:p>
    <w:p w14:paraId="58281E03" w14:textId="77777777" w:rsidR="00465616" w:rsidRDefault="00465616" w:rsidP="00465616">
      <w:r w:rsidRPr="00697911">
        <w:rPr>
          <w:b/>
          <w:bCs/>
        </w:rPr>
        <w:t>Prerequisites</w:t>
      </w:r>
      <w:r>
        <w:t xml:space="preserve">: Each student must have a dedicated custom SharePoint list named </w:t>
      </w:r>
      <w:r w:rsidRPr="005238CA">
        <w:rPr>
          <w:b/>
          <w:bCs/>
        </w:rPr>
        <w:t>Travels_&lt;name&gt;.</w:t>
      </w:r>
      <w:r>
        <w:t xml:space="preserve"> The list must have 3 fields: Title, Amount (currency), Status (single line of text). The student will create this list in the first task of this lab.</w:t>
      </w:r>
    </w:p>
    <w:p w14:paraId="16144FEE" w14:textId="77777777" w:rsidR="00465616" w:rsidRDefault="00465616" w:rsidP="00465616">
      <w:r w:rsidRPr="009437AF">
        <w:rPr>
          <w:b/>
          <w:bCs/>
        </w:rPr>
        <w:t>Remarks:</w:t>
      </w:r>
      <w:r>
        <w:rPr>
          <w:b/>
          <w:bCs/>
        </w:rPr>
        <w:t xml:space="preserve"> </w:t>
      </w:r>
      <w:r w:rsidRPr="0032106A">
        <w:t xml:space="preserve">the first time an approval </w:t>
      </w:r>
      <w:r>
        <w:t xml:space="preserve">is created </w:t>
      </w:r>
      <w:r w:rsidRPr="0032106A">
        <w:t xml:space="preserve">in </w:t>
      </w:r>
      <w:r>
        <w:t>a</w:t>
      </w:r>
      <w:r w:rsidRPr="0032106A">
        <w:t xml:space="preserve"> tenant, the system </w:t>
      </w:r>
      <w:r>
        <w:t>creates</w:t>
      </w:r>
      <w:r w:rsidRPr="0032106A">
        <w:t xml:space="preserve"> the infrastructure</w:t>
      </w:r>
      <w:r>
        <w:t xml:space="preserve"> </w:t>
      </w:r>
      <w:r w:rsidRPr="009D3118">
        <w:t>(Common Data Service)</w:t>
      </w:r>
      <w:r w:rsidRPr="0032106A">
        <w:t xml:space="preserve"> </w:t>
      </w:r>
      <w:r>
        <w:t>needed</w:t>
      </w:r>
      <w:r w:rsidRPr="0032106A">
        <w:t xml:space="preserve"> for the approval</w:t>
      </w:r>
      <w:r>
        <w:t>s.</w:t>
      </w:r>
      <w:r w:rsidRPr="0032106A">
        <w:t xml:space="preserve"> </w:t>
      </w:r>
      <w:r>
        <w:t>Therefore, the first approval may take some time to appear.</w:t>
      </w:r>
    </w:p>
    <w:p w14:paraId="244B1416" w14:textId="77777777" w:rsidR="00465616" w:rsidRPr="000B33B8" w:rsidRDefault="00465616">
      <w:pPr>
        <w:pStyle w:val="Heading2"/>
        <w:rPr>
          <w:rFonts w:ascii="Segoe UI" w:hAnsi="Segoe UI" w:cs="Segoe UI"/>
          <w:color w:val="0070C0"/>
          <w:szCs w:val="28"/>
          <w:rPrChange w:id="9" w:author="Dattatray Patil (Contractor)" w:date="2021-02-06T05:39:00Z">
            <w:rPr/>
          </w:rPrChange>
        </w:rPr>
        <w:pPrChange w:id="10" w:author="Dattatray Patil (Contractor)" w:date="2021-02-06T05:37:00Z">
          <w:pPr>
            <w:pStyle w:val="Heading4"/>
          </w:pPr>
        </w:pPrChange>
      </w:pPr>
      <w:bookmarkStart w:id="11" w:name="_Toc41060353"/>
      <w:r w:rsidRPr="000B33B8">
        <w:rPr>
          <w:rFonts w:ascii="Segoe UI" w:hAnsi="Segoe UI" w:cs="Segoe UI"/>
          <w:color w:val="0070C0"/>
          <w:sz w:val="28"/>
          <w:szCs w:val="28"/>
          <w:rPrChange w:id="12" w:author="Dattatray Patil (Contractor)" w:date="2021-02-06T05:39:00Z">
            <w:rPr>
              <w:iCs w:val="0"/>
            </w:rPr>
          </w:rPrChange>
        </w:rPr>
        <w:t>Task 2.1: Create a SharePoint list</w:t>
      </w:r>
      <w:bookmarkEnd w:id="11"/>
    </w:p>
    <w:p w14:paraId="6F4E536D" w14:textId="77777777" w:rsidR="00465616" w:rsidRDefault="00465616" w:rsidP="00465616">
      <w:pPr>
        <w:pStyle w:val="ListParagraph"/>
        <w:numPr>
          <w:ilvl w:val="0"/>
          <w:numId w:val="1"/>
        </w:numPr>
      </w:pPr>
      <w:r>
        <w:t>C</w:t>
      </w:r>
      <w:r w:rsidRPr="00591CCD">
        <w:t xml:space="preserve">reate your own </w:t>
      </w:r>
      <w:r w:rsidRPr="00A86DA1">
        <w:t xml:space="preserve">custom SharePoint </w:t>
      </w:r>
      <w:r w:rsidRPr="00343E1A">
        <w:t>list</w:t>
      </w:r>
      <w:r>
        <w:t xml:space="preserve"> using the following steps:</w:t>
      </w:r>
    </w:p>
    <w:p w14:paraId="2AE368B9" w14:textId="77777777" w:rsidR="00465616" w:rsidRPr="00F15C34" w:rsidRDefault="00465616" w:rsidP="00465616">
      <w:pPr>
        <w:pStyle w:val="ListParagraph"/>
        <w:numPr>
          <w:ilvl w:val="1"/>
          <w:numId w:val="1"/>
        </w:numPr>
      </w:pPr>
      <w:r>
        <w:t>G</w:t>
      </w:r>
      <w:r w:rsidRPr="005267D1">
        <w:t>o to your SharePo</w:t>
      </w:r>
      <w:r w:rsidRPr="00981C3F">
        <w:t>int sit</w:t>
      </w:r>
      <w:r>
        <w:t>e</w:t>
      </w:r>
      <w:r w:rsidRPr="00461F6D">
        <w:t>.</w:t>
      </w:r>
      <w:r w:rsidRPr="00F65910">
        <w:t xml:space="preserve"> </w:t>
      </w:r>
      <w:r w:rsidRPr="00342441">
        <w:t xml:space="preserve">The site </w:t>
      </w:r>
      <w:r>
        <w:t>URL</w:t>
      </w:r>
      <w:r w:rsidRPr="00342441">
        <w:t xml:space="preserve"> is</w:t>
      </w:r>
      <w:r>
        <w:t>:</w:t>
      </w:r>
      <w:r w:rsidRPr="00342441">
        <w:rPr>
          <w:b/>
          <w:bCs/>
        </w:rPr>
        <w:t>&lt;tenant URL&gt;</w:t>
      </w:r>
      <w:r>
        <w:rPr>
          <w:b/>
          <w:bCs/>
        </w:rPr>
        <w:t>sites</w:t>
      </w:r>
      <w:r w:rsidRPr="00342441">
        <w:rPr>
          <w:b/>
          <w:bCs/>
        </w:rPr>
        <w:t>/</w:t>
      </w:r>
      <w:proofErr w:type="spellStart"/>
      <w:r>
        <w:rPr>
          <w:b/>
          <w:bCs/>
        </w:rPr>
        <w:t>Flow</w:t>
      </w:r>
      <w:r w:rsidRPr="00342441">
        <w:rPr>
          <w:b/>
          <w:bCs/>
        </w:rPr>
        <w:t>inaday</w:t>
      </w:r>
      <w:proofErr w:type="spellEnd"/>
      <w:r>
        <w:rPr>
          <w:b/>
          <w:bCs/>
        </w:rPr>
        <w:t>.</w:t>
      </w:r>
      <w:r w:rsidRPr="00FB530A">
        <w:t xml:space="preserve"> </w:t>
      </w:r>
    </w:p>
    <w:p w14:paraId="713538E0" w14:textId="77777777" w:rsidR="00465616" w:rsidRPr="00F15C34" w:rsidRDefault="00465616">
      <w:pPr>
        <w:pStyle w:val="ListParagraph"/>
        <w:numPr>
          <w:ilvl w:val="1"/>
          <w:numId w:val="1"/>
        </w:numPr>
        <w:spacing w:line="360" w:lineRule="auto"/>
        <w:pPrChange w:id="13" w:author="Dattatray Patil (Contractor)" w:date="2021-02-06T05:40:00Z">
          <w:pPr>
            <w:pStyle w:val="ListParagraph"/>
            <w:numPr>
              <w:ilvl w:val="1"/>
              <w:numId w:val="1"/>
            </w:numPr>
            <w:ind w:left="1440" w:hanging="360"/>
          </w:pPr>
        </w:pPrChange>
      </w:pPr>
      <w:r>
        <w:t xml:space="preserve">Click </w:t>
      </w:r>
      <w:r w:rsidRPr="00425327">
        <w:rPr>
          <w:b/>
          <w:bCs/>
        </w:rPr>
        <w:t>New</w:t>
      </w:r>
      <w:r>
        <w:t xml:space="preserve"> &gt; </w:t>
      </w:r>
      <w:r w:rsidRPr="00425327">
        <w:rPr>
          <w:b/>
          <w:bCs/>
        </w:rPr>
        <w:t>List</w:t>
      </w:r>
      <w:r>
        <w:t>:</w:t>
      </w:r>
      <w:r w:rsidRPr="003E17C5">
        <w:t xml:space="preserve"> </w:t>
      </w:r>
    </w:p>
    <w:p w14:paraId="21D3E802" w14:textId="77777777" w:rsidR="00465616" w:rsidRDefault="00465616" w:rsidP="00465616">
      <w:pPr>
        <w:pStyle w:val="ListParagraph"/>
        <w:ind w:left="1440"/>
      </w:pPr>
      <w:r>
        <w:rPr>
          <w:noProof/>
        </w:rPr>
        <w:drawing>
          <wp:inline distT="0" distB="0" distL="0" distR="0" wp14:anchorId="103D240D" wp14:editId="3D5522EB">
            <wp:extent cx="1647825" cy="2181225"/>
            <wp:effectExtent l="19050" t="19050" r="28575" b="28575"/>
            <wp:docPr id="1084908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8474D" w14:textId="77777777" w:rsidR="00465616" w:rsidRDefault="00465616" w:rsidP="00465616">
      <w:pPr>
        <w:pStyle w:val="ListParagraph"/>
        <w:jc w:val="center"/>
        <w:rPr>
          <w:szCs w:val="20"/>
        </w:rPr>
      </w:pPr>
    </w:p>
    <w:p w14:paraId="7654461D" w14:textId="77777777" w:rsidR="00465616" w:rsidRDefault="00465616" w:rsidP="00465616">
      <w:pPr>
        <w:pStyle w:val="ListParagraph"/>
        <w:numPr>
          <w:ilvl w:val="1"/>
          <w:numId w:val="1"/>
        </w:numPr>
        <w:ind w:left="1434" w:hanging="357"/>
      </w:pPr>
      <w:r>
        <w:t xml:space="preserve">In the </w:t>
      </w:r>
      <w:r w:rsidRPr="0032106A">
        <w:rPr>
          <w:b/>
          <w:bCs/>
        </w:rPr>
        <w:t>Name</w:t>
      </w:r>
      <w:r>
        <w:t xml:space="preserve"> text box type something </w:t>
      </w:r>
      <w:proofErr w:type="gramStart"/>
      <w:r>
        <w:t>similar to</w:t>
      </w:r>
      <w:proofErr w:type="gramEnd"/>
      <w:r>
        <w:t>,</w:t>
      </w:r>
      <w:r w:rsidRPr="00591CCD">
        <w:t xml:space="preserve"> </w:t>
      </w:r>
      <w:r w:rsidRPr="0032106A">
        <w:rPr>
          <w:b/>
          <w:bCs/>
          <w:color w:val="F6BD97" w:themeColor="accent2" w:themeTint="80"/>
        </w:rPr>
        <w:t>Travels_&lt;</w:t>
      </w:r>
      <w:proofErr w:type="spellStart"/>
      <w:r w:rsidRPr="0032106A">
        <w:rPr>
          <w:b/>
          <w:bCs/>
          <w:color w:val="F6BD97" w:themeColor="accent2" w:themeTint="80"/>
        </w:rPr>
        <w:t>YourFirstnameYourLastname</w:t>
      </w:r>
      <w:proofErr w:type="spellEnd"/>
      <w:r w:rsidRPr="0032106A">
        <w:rPr>
          <w:b/>
          <w:bCs/>
          <w:color w:val="F6BD97" w:themeColor="accent2" w:themeTint="80"/>
        </w:rPr>
        <w:t>&gt;</w:t>
      </w:r>
      <w:r>
        <w:rPr>
          <w:b/>
          <w:bCs/>
        </w:rPr>
        <w:t xml:space="preserve">. </w:t>
      </w:r>
      <w:r>
        <w:rPr>
          <w:b/>
          <w:bCs/>
        </w:rPr>
        <w:br/>
      </w:r>
      <w:r>
        <w:t>Ensure</w:t>
      </w:r>
      <w:r w:rsidRPr="00591CCD">
        <w:t xml:space="preserve"> the list </w:t>
      </w:r>
      <w:r>
        <w:t xml:space="preserve">name </w:t>
      </w:r>
      <w:r w:rsidRPr="00591CCD">
        <w:t>is unique</w:t>
      </w:r>
      <w:r>
        <w:t>.</w:t>
      </w:r>
    </w:p>
    <w:p w14:paraId="1A12AB04" w14:textId="77777777" w:rsidR="00465616" w:rsidRPr="00F15C34" w:rsidRDefault="00465616" w:rsidP="00465616">
      <w:pPr>
        <w:pStyle w:val="ListParagraph"/>
        <w:keepNext/>
        <w:numPr>
          <w:ilvl w:val="1"/>
          <w:numId w:val="1"/>
        </w:numPr>
        <w:ind w:left="1434" w:hanging="357"/>
      </w:pPr>
      <w:r w:rsidRPr="00591CCD">
        <w:lastRenderedPageBreak/>
        <w:t xml:space="preserve">Click </w:t>
      </w:r>
      <w:r w:rsidRPr="00697911">
        <w:rPr>
          <w:b/>
          <w:bCs/>
        </w:rPr>
        <w:t>Create</w:t>
      </w:r>
      <w:r w:rsidRPr="00591CCD">
        <w:t>.</w:t>
      </w:r>
    </w:p>
    <w:p w14:paraId="59378242" w14:textId="77777777" w:rsidR="00465616" w:rsidRDefault="00465616" w:rsidP="00465616">
      <w:pPr>
        <w:spacing w:after="0"/>
        <w:ind w:left="1440"/>
      </w:pPr>
      <w:r>
        <w:rPr>
          <w:noProof/>
        </w:rPr>
        <w:drawing>
          <wp:inline distT="0" distB="0" distL="0" distR="0" wp14:anchorId="5F269F97" wp14:editId="7A7F10C4">
            <wp:extent cx="1720800" cy="2059200"/>
            <wp:effectExtent l="19050" t="19050" r="13335" b="17780"/>
            <wp:docPr id="8054579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0800" cy="20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18CF498" w14:textId="77777777" w:rsidR="00465616" w:rsidRDefault="00465616" w:rsidP="00465616">
      <w:pPr>
        <w:pStyle w:val="ListParagraph"/>
        <w:numPr>
          <w:ilvl w:val="0"/>
          <w:numId w:val="2"/>
        </w:numPr>
      </w:pPr>
      <w:r>
        <w:t xml:space="preserve">Add 2 columns, Amount, and Status using the following steps: </w:t>
      </w:r>
    </w:p>
    <w:p w14:paraId="57904428" w14:textId="77777777" w:rsidR="00465616" w:rsidRDefault="00465616" w:rsidP="00465616">
      <w:pPr>
        <w:pStyle w:val="ListParagraph"/>
        <w:numPr>
          <w:ilvl w:val="1"/>
          <w:numId w:val="2"/>
        </w:numPr>
      </w:pPr>
      <w:r>
        <w:t xml:space="preserve">Click </w:t>
      </w:r>
      <w:r w:rsidRPr="0032106A">
        <w:rPr>
          <w:b/>
          <w:bCs/>
        </w:rPr>
        <w:t>Add column</w:t>
      </w:r>
      <w:r>
        <w:t xml:space="preserve"> &gt;</w:t>
      </w:r>
      <w:r w:rsidRPr="00591CCD">
        <w:t xml:space="preserve"> </w:t>
      </w:r>
      <w:r w:rsidRPr="00697911">
        <w:rPr>
          <w:b/>
          <w:bCs/>
        </w:rPr>
        <w:t>Currency</w:t>
      </w:r>
      <w:r>
        <w:t>.</w:t>
      </w:r>
    </w:p>
    <w:p w14:paraId="5493A3AC" w14:textId="77777777" w:rsidR="00465616" w:rsidRDefault="00465616" w:rsidP="00465616">
      <w:pPr>
        <w:pStyle w:val="ListParagraph"/>
        <w:ind w:left="1440"/>
        <w:rPr>
          <w:szCs w:val="20"/>
        </w:rPr>
      </w:pPr>
      <w:r>
        <w:rPr>
          <w:noProof/>
        </w:rPr>
        <w:drawing>
          <wp:inline distT="0" distB="0" distL="0" distR="0" wp14:anchorId="16581645" wp14:editId="19A72D1B">
            <wp:extent cx="3765600" cy="835200"/>
            <wp:effectExtent l="19050" t="19050" r="25400" b="22225"/>
            <wp:docPr id="10588523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5600" cy="83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AE1F7" w14:textId="77777777" w:rsidR="00465616" w:rsidRDefault="00465616" w:rsidP="00465616">
      <w:pPr>
        <w:pStyle w:val="ListParagraph"/>
        <w:numPr>
          <w:ilvl w:val="1"/>
          <w:numId w:val="2"/>
        </w:numPr>
      </w:pPr>
      <w:r>
        <w:t>Provide</w:t>
      </w:r>
      <w:r w:rsidRPr="00591CCD">
        <w:t xml:space="preserve"> the following information</w:t>
      </w:r>
      <w:r>
        <w:t xml:space="preserve">, and then click </w:t>
      </w:r>
      <w:r w:rsidRPr="0032106A">
        <w:rPr>
          <w:b/>
          <w:bCs/>
        </w:rPr>
        <w:t>Save</w:t>
      </w:r>
      <w:r>
        <w:t>.</w:t>
      </w:r>
    </w:p>
    <w:p w14:paraId="39BB8A76" w14:textId="77777777" w:rsidR="00465616" w:rsidRDefault="00465616" w:rsidP="00465616">
      <w:pPr>
        <w:pStyle w:val="ListParagraph"/>
        <w:ind w:left="144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A49DAD7" wp14:editId="1027D883">
            <wp:extent cx="2498400" cy="4536000"/>
            <wp:effectExtent l="19050" t="19050" r="16510" b="17145"/>
            <wp:docPr id="13319662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8400" cy="453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BA084" w14:textId="77777777" w:rsidR="00465616" w:rsidRDefault="00465616" w:rsidP="00465616">
      <w:pPr>
        <w:pStyle w:val="ListParagraph"/>
        <w:numPr>
          <w:ilvl w:val="0"/>
          <w:numId w:val="2"/>
        </w:numPr>
      </w:pPr>
      <w:r>
        <w:t xml:space="preserve">Add </w:t>
      </w:r>
      <w:r w:rsidRPr="00591CCD">
        <w:t>a</w:t>
      </w:r>
      <w:r>
        <w:t xml:space="preserve"> </w:t>
      </w:r>
      <w:r w:rsidRPr="00697911">
        <w:rPr>
          <w:b/>
          <w:bCs/>
        </w:rPr>
        <w:t>Single line of text</w:t>
      </w:r>
      <w:r w:rsidRPr="00591CCD">
        <w:t xml:space="preserve"> column named </w:t>
      </w:r>
      <w:r w:rsidRPr="00697911">
        <w:rPr>
          <w:b/>
          <w:bCs/>
        </w:rPr>
        <w:t>Status</w:t>
      </w:r>
      <w:r>
        <w:t>.</w:t>
      </w:r>
    </w:p>
    <w:p w14:paraId="3B09C504" w14:textId="77777777" w:rsidR="00465616" w:rsidRPr="000B33B8" w:rsidRDefault="00465616">
      <w:pPr>
        <w:pStyle w:val="Heading2"/>
        <w:rPr>
          <w:rFonts w:ascii="Segoe UI" w:hAnsi="Segoe UI" w:cs="Segoe UI"/>
          <w:color w:val="0070C0"/>
          <w:szCs w:val="28"/>
          <w:rPrChange w:id="14" w:author="Dattatray Patil (Contractor)" w:date="2021-02-06T05:39:00Z">
            <w:rPr/>
          </w:rPrChange>
        </w:rPr>
        <w:pPrChange w:id="15" w:author="Dattatray Patil (Contractor)" w:date="2021-02-06T05:37:00Z">
          <w:pPr>
            <w:pStyle w:val="Heading4"/>
          </w:pPr>
        </w:pPrChange>
      </w:pPr>
      <w:bookmarkStart w:id="16" w:name="_Toc41060354"/>
      <w:r w:rsidRPr="000B33B8">
        <w:rPr>
          <w:rFonts w:ascii="Segoe UI" w:hAnsi="Segoe UI" w:cs="Segoe UI"/>
          <w:color w:val="0070C0"/>
          <w:sz w:val="28"/>
          <w:szCs w:val="28"/>
          <w:rPrChange w:id="17" w:author="Dattatray Patil (Contractor)" w:date="2021-02-06T05:39:00Z">
            <w:rPr>
              <w:iCs w:val="0"/>
            </w:rPr>
          </w:rPrChange>
        </w:rPr>
        <w:t>Task 2.2: Create an approval flow</w:t>
      </w:r>
      <w:bookmarkEnd w:id="16"/>
    </w:p>
    <w:p w14:paraId="00D7F4DC" w14:textId="77777777" w:rsidR="00465616" w:rsidRDefault="00465616" w:rsidP="00465616">
      <w:pPr>
        <w:pStyle w:val="ListParagraph"/>
        <w:numPr>
          <w:ilvl w:val="0"/>
          <w:numId w:val="4"/>
        </w:numPr>
      </w:pPr>
      <w:r>
        <w:t>Create a new Automated flow triggered when an item is created in a SharePoint list, using the following steps:</w:t>
      </w:r>
      <w:r w:rsidRPr="00734658">
        <w:t xml:space="preserve"> </w:t>
      </w:r>
    </w:p>
    <w:p w14:paraId="77D95D8E" w14:textId="260F07DF" w:rsidR="00465616" w:rsidRDefault="00EF4587" w:rsidP="00465616">
      <w:pPr>
        <w:pStyle w:val="ListParagraph"/>
        <w:numPr>
          <w:ilvl w:val="1"/>
          <w:numId w:val="4"/>
        </w:numPr>
      </w:pPr>
      <w:proofErr w:type="spellStart"/>
      <w:ins w:id="18" w:author="Dattatray Patil (Contractor)" w:date="2021-02-06T05:47:00Z">
        <w:r>
          <w:rPr>
            <w:b/>
            <w:bCs/>
          </w:rPr>
          <w:t>Goto</w:t>
        </w:r>
        <w:proofErr w:type="spellEnd"/>
        <w:r>
          <w:rPr>
            <w:b/>
            <w:bCs/>
          </w:rPr>
          <w:t xml:space="preserve"> </w:t>
        </w:r>
        <w:r>
          <w:fldChar w:fldCharType="begin"/>
        </w:r>
        <w:r>
          <w:instrText xml:space="preserve"> HYPERLINK "https://flow.microsoft.com/" </w:instrText>
        </w:r>
        <w:r>
          <w:fldChar w:fldCharType="separate"/>
        </w:r>
        <w:r>
          <w:rPr>
            <w:rStyle w:val="Hyperlink"/>
          </w:rPr>
          <w:t>https://flow.microsoft.com/</w:t>
        </w:r>
        <w:r>
          <w:fldChar w:fldCharType="end"/>
        </w:r>
        <w:r>
          <w:t xml:space="preserve"> and click on “My flows” and then </w:t>
        </w:r>
      </w:ins>
      <w:ins w:id="19" w:author="Dattatray Patil (Contractor)" w:date="2021-02-06T05:48:00Z">
        <w:r>
          <w:t xml:space="preserve">Click on </w:t>
        </w:r>
      </w:ins>
      <w:r w:rsidR="00465616" w:rsidRPr="0032106A">
        <w:rPr>
          <w:b/>
          <w:bCs/>
        </w:rPr>
        <w:t>New</w:t>
      </w:r>
      <w:r w:rsidR="00465616">
        <w:t xml:space="preserve"> &gt; </w:t>
      </w:r>
      <w:r w:rsidR="00465616" w:rsidRPr="0032106A">
        <w:rPr>
          <w:b/>
          <w:bCs/>
        </w:rPr>
        <w:t xml:space="preserve">Automated </w:t>
      </w:r>
      <w:del w:id="20" w:author="Dattatray Patil (Contractor)" w:date="2021-02-12T15:39:00Z">
        <w:r w:rsidR="00465616" w:rsidRPr="0032106A" w:rsidDel="00FC3B97">
          <w:rPr>
            <w:b/>
            <w:bCs/>
          </w:rPr>
          <w:delText>– from blank</w:delText>
        </w:r>
      </w:del>
      <w:ins w:id="21" w:author="Dattatray Patil (Contractor)" w:date="2021-02-12T15:39:00Z">
        <w:r w:rsidR="00FC3B97">
          <w:rPr>
            <w:b/>
            <w:bCs/>
          </w:rPr>
          <w:t>cloud flow</w:t>
        </w:r>
      </w:ins>
      <w:r w:rsidR="00465616">
        <w:t>.</w:t>
      </w:r>
    </w:p>
    <w:p w14:paraId="68E71548" w14:textId="33BE9E4F" w:rsidR="00465616" w:rsidRDefault="006D220C" w:rsidP="00465616">
      <w:pPr>
        <w:pStyle w:val="ListParagraph"/>
        <w:ind w:left="1440"/>
      </w:pPr>
      <w:ins w:id="22" w:author="Dattatray Patil (Contractor)" w:date="2021-02-06T05:53:00Z">
        <w:r>
          <w:rPr>
            <w:noProof/>
          </w:rPr>
          <w:lastRenderedPageBreak/>
          <w:drawing>
            <wp:inline distT="0" distB="0" distL="0" distR="0" wp14:anchorId="0C5ABFE9" wp14:editId="7E3ED3EB">
              <wp:extent cx="3886200" cy="3154383"/>
              <wp:effectExtent l="19050" t="19050" r="19050" b="2730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94848" cy="3161403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  <w:del w:id="23" w:author="Dattatray Patil (Contractor)" w:date="2021-02-06T05:51:00Z">
        <w:r w:rsidR="00465616" w:rsidDel="006D220C">
          <w:rPr>
            <w:noProof/>
          </w:rPr>
          <w:drawing>
            <wp:inline distT="0" distB="0" distL="0" distR="0" wp14:anchorId="3DFB4A72" wp14:editId="0E97D08B">
              <wp:extent cx="3286533" cy="1419225"/>
              <wp:effectExtent l="0" t="0" r="9525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/>
                    </pic:blipFill>
                    <pic:spPr bwMode="auto">
                      <a:xfrm>
                        <a:off x="0" y="0"/>
                        <a:ext cx="3286800" cy="1419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4286AEA" w14:textId="77777777" w:rsidR="00465616" w:rsidRDefault="00465616" w:rsidP="00465616">
      <w:pPr>
        <w:pStyle w:val="ListParagraph"/>
        <w:jc w:val="center"/>
      </w:pPr>
    </w:p>
    <w:p w14:paraId="1D9A3ADF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In the </w:t>
      </w:r>
      <w:r w:rsidRPr="0032106A">
        <w:rPr>
          <w:b/>
          <w:bCs/>
        </w:rPr>
        <w:t>Flow name</w:t>
      </w:r>
      <w:r>
        <w:t xml:space="preserve"> text box, type </w:t>
      </w:r>
      <w:r w:rsidRPr="0032106A">
        <w:rPr>
          <w:b/>
          <w:bCs/>
          <w:color w:val="F6BD97" w:themeColor="accent2" w:themeTint="80"/>
        </w:rPr>
        <w:t>Expense approval</w:t>
      </w:r>
      <w:r>
        <w:t xml:space="preserve">, and select the SharePoint trigger </w:t>
      </w:r>
      <w:r w:rsidRPr="00F0346C">
        <w:rPr>
          <w:b/>
          <w:bCs/>
        </w:rPr>
        <w:t>When an item is created</w:t>
      </w:r>
      <w:r>
        <w:rPr>
          <w:b/>
          <w:bCs/>
        </w:rPr>
        <w:t>.</w:t>
      </w:r>
    </w:p>
    <w:p w14:paraId="40D148C4" w14:textId="688327B3" w:rsidR="00465616" w:rsidRDefault="00465616" w:rsidP="00465616">
      <w:pPr>
        <w:pStyle w:val="ListParagraph"/>
        <w:ind w:left="1080"/>
        <w:jc w:val="center"/>
      </w:pPr>
      <w:del w:id="24" w:author="Dattatray Patil (Contractor)" w:date="2021-02-12T15:40:00Z">
        <w:r w:rsidDel="00FC3B97">
          <w:rPr>
            <w:noProof/>
          </w:rPr>
          <w:lastRenderedPageBreak/>
          <w:drawing>
            <wp:inline distT="0" distB="0" distL="0" distR="0" wp14:anchorId="4A3D54DB" wp14:editId="0B95D52C">
              <wp:extent cx="5857200" cy="3654000"/>
              <wp:effectExtent l="0" t="0" r="0" b="381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/>
                    </pic:blipFill>
                    <pic:spPr bwMode="auto">
                      <a:xfrm>
                        <a:off x="0" y="0"/>
                        <a:ext cx="5857200" cy="36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ins w:id="25" w:author="Dattatray Patil (Contractor)" w:date="2021-02-12T15:40:00Z">
        <w:r w:rsidR="00FC3B97">
          <w:rPr>
            <w:noProof/>
          </w:rPr>
          <w:drawing>
            <wp:inline distT="0" distB="0" distL="0" distR="0" wp14:anchorId="0A96F65E" wp14:editId="03F999DC">
              <wp:extent cx="4878954" cy="3056644"/>
              <wp:effectExtent l="19050" t="19050" r="17145" b="1079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91870" cy="3064736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37E1532E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Click </w:t>
      </w:r>
      <w:r w:rsidRPr="0032106A">
        <w:rPr>
          <w:b/>
          <w:bCs/>
        </w:rPr>
        <w:t>Create</w:t>
      </w:r>
      <w:r>
        <w:t>.</w:t>
      </w:r>
      <w:r w:rsidRPr="00734658">
        <w:t xml:space="preserve"> </w:t>
      </w:r>
    </w:p>
    <w:p w14:paraId="5A40EC98" w14:textId="77777777" w:rsidR="00465616" w:rsidRDefault="00465616" w:rsidP="00465616">
      <w:pPr>
        <w:pStyle w:val="ListParagraph"/>
        <w:ind w:left="1440"/>
      </w:pPr>
      <w:r w:rsidRPr="00697911">
        <w:rPr>
          <w:b/>
          <w:bCs/>
        </w:rPr>
        <w:t>Note:</w:t>
      </w:r>
      <w:r>
        <w:t xml:space="preserve"> If you have not connected to Office 365, SharePoint or Approvals before, you will need to provide your credentials to create connections to these services.</w:t>
      </w:r>
    </w:p>
    <w:p w14:paraId="07C157BE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From the </w:t>
      </w:r>
      <w:r w:rsidRPr="0032106A">
        <w:rPr>
          <w:b/>
          <w:bCs/>
        </w:rPr>
        <w:t>Site Address</w:t>
      </w:r>
      <w:r>
        <w:t xml:space="preserve"> drop-down list, select your SharePoint site and then from the </w:t>
      </w:r>
      <w:r w:rsidRPr="0032106A">
        <w:rPr>
          <w:b/>
          <w:bCs/>
        </w:rPr>
        <w:t>List Name</w:t>
      </w:r>
      <w:r>
        <w:t xml:space="preserve"> drop-down list select your list.</w:t>
      </w:r>
    </w:p>
    <w:p w14:paraId="1F4FC34E" w14:textId="77777777" w:rsidR="00465616" w:rsidRDefault="00465616" w:rsidP="00465616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018A9359" wp14:editId="633CC630">
            <wp:extent cx="4435346" cy="1645202"/>
            <wp:effectExtent l="19050" t="19050" r="22860" b="12700"/>
            <wp:docPr id="1427118277" name="Picture 1771269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7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" r="1074" b="3887"/>
                    <a:stretch/>
                  </pic:blipFill>
                  <pic:spPr bwMode="auto">
                    <a:xfrm>
                      <a:off x="0" y="0"/>
                      <a:ext cx="4438084" cy="16462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4526A" w14:textId="77777777" w:rsidR="00465616" w:rsidRDefault="00465616" w:rsidP="00465616">
      <w:pPr>
        <w:pStyle w:val="ListParagraph"/>
      </w:pPr>
    </w:p>
    <w:p w14:paraId="0ADA8680" w14:textId="77777777" w:rsidR="00465616" w:rsidRDefault="00465616" w:rsidP="00465616">
      <w:pPr>
        <w:pStyle w:val="ListParagraph"/>
        <w:numPr>
          <w:ilvl w:val="0"/>
          <w:numId w:val="4"/>
        </w:numPr>
      </w:pPr>
      <w:r>
        <w:t>Add am approvals action</w:t>
      </w:r>
    </w:p>
    <w:p w14:paraId="7C6695BE" w14:textId="77777777" w:rsidR="00465616" w:rsidRDefault="00465616" w:rsidP="00465616">
      <w:pPr>
        <w:pStyle w:val="ListParagraph"/>
        <w:numPr>
          <w:ilvl w:val="1"/>
          <w:numId w:val="4"/>
        </w:numPr>
      </w:pPr>
      <w:r w:rsidRPr="0032106A">
        <w:rPr>
          <w:b/>
          <w:bCs/>
        </w:rPr>
        <w:t>New step</w:t>
      </w:r>
      <w:r>
        <w:t xml:space="preserve"> &gt; </w:t>
      </w:r>
      <w:r w:rsidRPr="00872FB1">
        <w:rPr>
          <w:b/>
          <w:bCs/>
        </w:rPr>
        <w:t>Start and wait for an approval</w:t>
      </w:r>
      <w:r>
        <w:t>.</w:t>
      </w:r>
      <w:r>
        <w:br/>
        <w:t>Hint: search for approval.</w:t>
      </w:r>
    </w:p>
    <w:p w14:paraId="068B918A" w14:textId="77777777" w:rsidR="00465616" w:rsidRDefault="00465616" w:rsidP="004B7BBE">
      <w:pPr>
        <w:pStyle w:val="ListParagraph"/>
        <w:ind w:left="2160"/>
        <w:pPrChange w:id="26" w:author="Dattatray Patil (Contractor)" w:date="2021-02-12T17:15:00Z">
          <w:pPr>
            <w:pStyle w:val="ListParagraph"/>
            <w:ind w:left="1440"/>
          </w:pPr>
        </w:pPrChange>
      </w:pPr>
      <w:r>
        <w:rPr>
          <w:noProof/>
        </w:rPr>
        <w:drawing>
          <wp:inline distT="0" distB="0" distL="0" distR="0" wp14:anchorId="02B8C1F6" wp14:editId="6E06890A">
            <wp:extent cx="4282970" cy="4428546"/>
            <wp:effectExtent l="19050" t="19050" r="22860" b="10160"/>
            <wp:docPr id="358849216" name="Picture 182503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70" cy="4428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B03D2" w14:textId="77777777" w:rsidR="00465616" w:rsidRDefault="00465616" w:rsidP="00465616">
      <w:pPr>
        <w:pStyle w:val="ListParagraph"/>
      </w:pPr>
    </w:p>
    <w:p w14:paraId="45AE5AF7" w14:textId="77777777" w:rsidR="00465616" w:rsidRPr="0032106A" w:rsidRDefault="00465616" w:rsidP="00465616">
      <w:pPr>
        <w:pStyle w:val="ListParagraph"/>
        <w:numPr>
          <w:ilvl w:val="1"/>
          <w:numId w:val="4"/>
        </w:numPr>
      </w:pPr>
      <w:r w:rsidRPr="0032106A">
        <w:rPr>
          <w:b/>
          <w:bCs/>
        </w:rPr>
        <w:t>Approval type</w:t>
      </w:r>
      <w:r>
        <w:t xml:space="preserve"> &gt; </w:t>
      </w:r>
      <w:r w:rsidRPr="0032106A">
        <w:rPr>
          <w:b/>
          <w:bCs/>
        </w:rPr>
        <w:t>Approve/Reject -First to respond</w:t>
      </w:r>
    </w:p>
    <w:p w14:paraId="4CE4A11A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rPr>
          <w:b/>
          <w:bCs/>
        </w:rPr>
        <w:t>Title &gt;</w:t>
      </w:r>
      <w:r>
        <w:t xml:space="preserve"> type </w:t>
      </w:r>
      <w:r w:rsidRPr="0032106A">
        <w:rPr>
          <w:b/>
          <w:bCs/>
          <w:color w:val="F6BD97" w:themeColor="accent2" w:themeTint="80"/>
        </w:rPr>
        <w:t>Please approve the following expense</w:t>
      </w:r>
    </w:p>
    <w:p w14:paraId="7A054772" w14:textId="77777777" w:rsidR="00465616" w:rsidRDefault="00465616" w:rsidP="00465616">
      <w:pPr>
        <w:pStyle w:val="ListParagraph"/>
        <w:numPr>
          <w:ilvl w:val="1"/>
          <w:numId w:val="4"/>
        </w:numPr>
      </w:pPr>
      <w:r w:rsidRPr="00872FB1">
        <w:rPr>
          <w:b/>
          <w:bCs/>
        </w:rPr>
        <w:t>Assigned to</w:t>
      </w:r>
      <w:r>
        <w:t xml:space="preserve"> &gt; type the e-mail address (the one provided by the trainer in the training tenant)</w:t>
      </w:r>
    </w:p>
    <w:p w14:paraId="3792DAEC" w14:textId="77777777" w:rsidR="00465616" w:rsidRDefault="00465616" w:rsidP="00465616">
      <w:pPr>
        <w:pStyle w:val="ListParagraph"/>
        <w:numPr>
          <w:ilvl w:val="1"/>
          <w:numId w:val="4"/>
        </w:numPr>
      </w:pPr>
      <w:r w:rsidRPr="00872FB1">
        <w:rPr>
          <w:b/>
          <w:bCs/>
        </w:rPr>
        <w:t>Details</w:t>
      </w:r>
      <w:r>
        <w:t xml:space="preserve"> &gt; type the text as per the following screenshot:</w:t>
      </w:r>
    </w:p>
    <w:p w14:paraId="17E568FA" w14:textId="77777777" w:rsidR="00465616" w:rsidRDefault="00465616" w:rsidP="00465616">
      <w:pPr>
        <w:pStyle w:val="ListParagraph"/>
        <w:ind w:left="1434"/>
        <w:jc w:val="center"/>
      </w:pPr>
      <w:r>
        <w:rPr>
          <w:noProof/>
        </w:rPr>
        <w:lastRenderedPageBreak/>
        <w:drawing>
          <wp:inline distT="0" distB="0" distL="0" distR="0" wp14:anchorId="6148DB90" wp14:editId="07F76FAF">
            <wp:extent cx="4157980" cy="3374577"/>
            <wp:effectExtent l="19050" t="19050" r="13970" b="16510"/>
            <wp:docPr id="724803709" name="Picture 1771269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7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"/>
                    <a:stretch/>
                  </pic:blipFill>
                  <pic:spPr bwMode="auto">
                    <a:xfrm>
                      <a:off x="0" y="0"/>
                      <a:ext cx="4159021" cy="3375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8FF1C" w14:textId="76EB3B17" w:rsidR="00465616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>
        <w:t xml:space="preserve">To define the destination, place the cursor to the right of destination; in the action panel, click the </w:t>
      </w:r>
      <w:r w:rsidRPr="0032106A">
        <w:rPr>
          <w:b/>
          <w:bCs/>
        </w:rPr>
        <w:t>Add a</w:t>
      </w:r>
      <w:r>
        <w:t xml:space="preserve"> </w:t>
      </w:r>
      <w:r>
        <w:rPr>
          <w:b/>
          <w:bCs/>
        </w:rPr>
        <w:t>d</w:t>
      </w:r>
      <w:r w:rsidRPr="0032106A">
        <w:rPr>
          <w:b/>
          <w:bCs/>
        </w:rPr>
        <w:t xml:space="preserve">ynamic </w:t>
      </w:r>
      <w:r w:rsidR="006F4967">
        <w:rPr>
          <w:b/>
          <w:bCs/>
        </w:rPr>
        <w:t>value</w:t>
      </w:r>
      <w:r>
        <w:t xml:space="preserve"> button.</w:t>
      </w:r>
    </w:p>
    <w:p w14:paraId="295FA92B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Scroll down to dialog and select </w:t>
      </w:r>
      <w:r w:rsidRPr="00D458E0">
        <w:rPr>
          <w:b/>
          <w:bCs/>
        </w:rPr>
        <w:t>Title</w:t>
      </w:r>
      <w:r>
        <w:t xml:space="preserve"> from the trigger </w:t>
      </w:r>
      <w:r w:rsidRPr="00D458E0">
        <w:rPr>
          <w:b/>
          <w:bCs/>
        </w:rPr>
        <w:t>When an item is created</w:t>
      </w:r>
      <w:r>
        <w:t>:</w:t>
      </w:r>
    </w:p>
    <w:p w14:paraId="55E9A1D9" w14:textId="77777777" w:rsidR="00465616" w:rsidRDefault="00465616" w:rsidP="00465616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25916265" wp14:editId="7F35A0FC">
            <wp:extent cx="4358640" cy="4358640"/>
            <wp:effectExtent l="19050" t="19050" r="22860" b="22860"/>
            <wp:docPr id="1553497845" name="Picture 1771269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358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F2E9C1" w14:textId="77777777" w:rsidR="00465616" w:rsidRDefault="00465616" w:rsidP="00465616">
      <w:pPr>
        <w:pStyle w:val="ListParagraph"/>
      </w:pPr>
    </w:p>
    <w:p w14:paraId="47FE8ED8" w14:textId="5368F2AE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Repeat the step above to select </w:t>
      </w:r>
      <w:r w:rsidRPr="00E94BAB">
        <w:rPr>
          <w:b/>
          <w:bCs/>
        </w:rPr>
        <w:t>Amount</w:t>
      </w:r>
      <w:r>
        <w:t xml:space="preserve"> and</w:t>
      </w:r>
      <w:r w:rsidR="00F00502">
        <w:t xml:space="preserve"> for the submitter</w:t>
      </w:r>
      <w:r w:rsidR="00937B5C">
        <w:t>:</w:t>
      </w:r>
      <w:r>
        <w:t xml:space="preserve"> </w:t>
      </w:r>
      <w:r w:rsidRPr="00E94BAB">
        <w:rPr>
          <w:b/>
          <w:bCs/>
        </w:rPr>
        <w:t xml:space="preserve">Created </w:t>
      </w:r>
      <w:proofErr w:type="gramStart"/>
      <w:r w:rsidRPr="00E94BAB">
        <w:rPr>
          <w:b/>
          <w:bCs/>
        </w:rPr>
        <w:t>By</w:t>
      </w:r>
      <w:proofErr w:type="gramEnd"/>
      <w:r w:rsidRPr="00E94BAB">
        <w:rPr>
          <w:b/>
          <w:bCs/>
        </w:rPr>
        <w:t xml:space="preserve"> Display Name</w:t>
      </w:r>
      <w:r>
        <w:t xml:space="preserve"> properties.</w:t>
      </w:r>
    </w:p>
    <w:p w14:paraId="0BBAC685" w14:textId="77777777" w:rsidR="00465616" w:rsidRDefault="00465616" w:rsidP="00465616">
      <w:pPr>
        <w:pStyle w:val="ListParagraph"/>
      </w:pPr>
    </w:p>
    <w:p w14:paraId="175E8BD3" w14:textId="77777777" w:rsidR="00465616" w:rsidRDefault="00465616" w:rsidP="00465616">
      <w:pPr>
        <w:pStyle w:val="ListParagraph"/>
        <w:jc w:val="center"/>
      </w:pPr>
      <w:r w:rsidRPr="45F2C13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DFA33AB" wp14:editId="529CDFD7">
            <wp:extent cx="4487228" cy="3846195"/>
            <wp:effectExtent l="0" t="0" r="8890" b="1905"/>
            <wp:docPr id="1677670787" name="Picture 1421042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228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D746" w14:textId="77777777" w:rsidR="00465616" w:rsidRDefault="00465616" w:rsidP="00465616">
      <w:pPr>
        <w:pStyle w:val="ListParagraph"/>
      </w:pPr>
    </w:p>
    <w:p w14:paraId="6A1D660E" w14:textId="55022B80" w:rsidR="00465616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>
        <w:lastRenderedPageBreak/>
        <w:t xml:space="preserve">Use the Dynamic </w:t>
      </w:r>
      <w:r w:rsidR="00904AF3">
        <w:t>value button</w:t>
      </w:r>
      <w:r>
        <w:t xml:space="preserve"> to set the </w:t>
      </w:r>
      <w:r w:rsidRPr="00E94BAB">
        <w:rPr>
          <w:b/>
          <w:bCs/>
        </w:rPr>
        <w:t>Item link</w:t>
      </w:r>
      <w:r>
        <w:t xml:space="preserve"> &gt; </w:t>
      </w:r>
      <w:r w:rsidRPr="00E94BAB">
        <w:rPr>
          <w:b/>
          <w:bCs/>
        </w:rPr>
        <w:t>Link to item</w:t>
      </w:r>
    </w:p>
    <w:p w14:paraId="04E107D3" w14:textId="77777777" w:rsidR="00465616" w:rsidRDefault="00465616" w:rsidP="00465616">
      <w:pPr>
        <w:pStyle w:val="ListParagraph"/>
        <w:jc w:val="center"/>
      </w:pPr>
      <w:r>
        <w:rPr>
          <w:noProof/>
        </w:rPr>
        <w:drawing>
          <wp:inline distT="0" distB="0" distL="0" distR="0" wp14:anchorId="67442833" wp14:editId="78DBBC0D">
            <wp:extent cx="4699000" cy="4015105"/>
            <wp:effectExtent l="19050" t="19050" r="25400" b="23495"/>
            <wp:docPr id="420996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" r="1207" b="1195"/>
                    <a:stretch/>
                  </pic:blipFill>
                  <pic:spPr bwMode="auto">
                    <a:xfrm>
                      <a:off x="0" y="0"/>
                      <a:ext cx="4699349" cy="40154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5C9DF" w14:textId="77777777" w:rsidR="00465616" w:rsidRDefault="00465616" w:rsidP="00465616">
      <w:pPr>
        <w:pStyle w:val="ListParagraph"/>
        <w:numPr>
          <w:ilvl w:val="0"/>
          <w:numId w:val="4"/>
        </w:numPr>
      </w:pPr>
      <w:r>
        <w:t>Add a condition action using the following steps:</w:t>
      </w:r>
    </w:p>
    <w:p w14:paraId="3B4E4DE6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After the </w:t>
      </w:r>
      <w:r w:rsidRPr="00E94BAB">
        <w:rPr>
          <w:b/>
          <w:bCs/>
        </w:rPr>
        <w:t>Start and wait for approval</w:t>
      </w:r>
      <w:r>
        <w:t xml:space="preserve"> action, select </w:t>
      </w:r>
      <w:r w:rsidRPr="0032106A">
        <w:rPr>
          <w:b/>
          <w:bCs/>
        </w:rPr>
        <w:t>New step</w:t>
      </w:r>
      <w:r>
        <w:t xml:space="preserve"> &gt; </w:t>
      </w:r>
      <w:r w:rsidRPr="0032106A">
        <w:rPr>
          <w:b/>
          <w:bCs/>
        </w:rPr>
        <w:t>Condition control</w:t>
      </w:r>
    </w:p>
    <w:p w14:paraId="460F3AE2" w14:textId="77777777" w:rsidR="00465616" w:rsidRDefault="00465616" w:rsidP="009D3649">
      <w:pPr>
        <w:pStyle w:val="ListParagraph"/>
        <w:ind w:left="2880"/>
        <w:pPrChange w:id="27" w:author="Dattatray Patil (Contractor)" w:date="2021-02-12T17:25:00Z">
          <w:pPr>
            <w:pStyle w:val="ListParagraph"/>
            <w:ind w:left="1440"/>
          </w:pPr>
        </w:pPrChange>
      </w:pPr>
      <w:r>
        <w:rPr>
          <w:noProof/>
        </w:rPr>
        <w:lastRenderedPageBreak/>
        <w:drawing>
          <wp:inline distT="0" distB="0" distL="0" distR="0" wp14:anchorId="3CFDF6C8" wp14:editId="09E29B97">
            <wp:extent cx="2579024" cy="3880740"/>
            <wp:effectExtent l="19050" t="19050" r="12065" b="24765"/>
            <wp:docPr id="1392330822" name="Picture 1825039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94" cy="3885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52D122" w14:textId="77777777" w:rsidR="00465616" w:rsidRDefault="00465616" w:rsidP="00465616">
      <w:pPr>
        <w:ind w:left="1080"/>
      </w:pPr>
      <w:r>
        <w:t xml:space="preserve">A condition is added to the flow containing three boxes, </w:t>
      </w:r>
      <w:r w:rsidRPr="00AF4719">
        <w:rPr>
          <w:i/>
        </w:rPr>
        <w:t>choose</w:t>
      </w:r>
      <w:r w:rsidRPr="0032106A">
        <w:rPr>
          <w:i/>
          <w:iCs/>
        </w:rPr>
        <w:t xml:space="preserve"> a value</w:t>
      </w:r>
      <w:r>
        <w:t xml:space="preserve">, </w:t>
      </w:r>
      <w:r w:rsidRPr="0032106A">
        <w:rPr>
          <w:i/>
          <w:iCs/>
        </w:rPr>
        <w:t>is equal to</w:t>
      </w:r>
      <w:r>
        <w:t xml:space="preserve"> and </w:t>
      </w:r>
      <w:r w:rsidRPr="0032106A">
        <w:rPr>
          <w:i/>
          <w:iCs/>
        </w:rPr>
        <w:t>Choose a value</w:t>
      </w:r>
      <w:r>
        <w:t>.</w:t>
      </w:r>
    </w:p>
    <w:p w14:paraId="712DE7CE" w14:textId="77777777" w:rsidR="00465616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>
        <w:t xml:space="preserve">In the left </w:t>
      </w:r>
      <w:r w:rsidRPr="0032106A">
        <w:rPr>
          <w:b/>
          <w:bCs/>
        </w:rPr>
        <w:t>Choose a value</w:t>
      </w:r>
      <w:r>
        <w:t xml:space="preserve"> text box, use the Dynamic content tab to select </w:t>
      </w:r>
      <w:r w:rsidRPr="00A32ED7">
        <w:rPr>
          <w:b/>
          <w:bCs/>
        </w:rPr>
        <w:t xml:space="preserve">Outcome </w:t>
      </w:r>
      <w:r>
        <w:t>from the approval action:</w:t>
      </w:r>
    </w:p>
    <w:p w14:paraId="0922BD9B" w14:textId="77777777" w:rsidR="00465616" w:rsidRDefault="00465616" w:rsidP="00465616">
      <w:pPr>
        <w:pStyle w:val="ListParagraph"/>
        <w:ind w:left="1440"/>
      </w:pPr>
      <w:r>
        <w:rPr>
          <w:noProof/>
        </w:rPr>
        <w:drawing>
          <wp:inline distT="0" distB="0" distL="0" distR="0" wp14:anchorId="420EFC1A" wp14:editId="1767DA17">
            <wp:extent cx="4242724" cy="3281482"/>
            <wp:effectExtent l="19050" t="19050" r="24765" b="14605"/>
            <wp:docPr id="1816937504" name="Picture 182503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868" cy="328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1EC6C0" w14:textId="102BF83D" w:rsidR="00465616" w:rsidRDefault="00465616" w:rsidP="00465616">
      <w:pPr>
        <w:pStyle w:val="ListParagraph"/>
        <w:numPr>
          <w:ilvl w:val="1"/>
          <w:numId w:val="4"/>
        </w:numPr>
      </w:pPr>
      <w:r>
        <w:lastRenderedPageBreak/>
        <w:t xml:space="preserve">In the right </w:t>
      </w:r>
      <w:r w:rsidRPr="00D51EA0">
        <w:rPr>
          <w:b/>
          <w:bCs/>
        </w:rPr>
        <w:t>Choose a value</w:t>
      </w:r>
      <w:r>
        <w:t xml:space="preserve"> text box, type </w:t>
      </w:r>
      <w:r w:rsidRPr="00D51EA0">
        <w:rPr>
          <w:b/>
          <w:bCs/>
        </w:rPr>
        <w:t>Approve</w:t>
      </w:r>
      <w:r>
        <w:t>:</w:t>
      </w:r>
      <w:r w:rsidR="00800706">
        <w:t xml:space="preserve"> </w:t>
      </w:r>
    </w:p>
    <w:p w14:paraId="01DEEDFE" w14:textId="77777777" w:rsidR="00D51EA0" w:rsidRDefault="00D51EA0" w:rsidP="00D51EA0">
      <w:pPr>
        <w:pStyle w:val="ListParagraph"/>
        <w:ind w:left="1440"/>
      </w:pPr>
    </w:p>
    <w:p w14:paraId="7ABB6606" w14:textId="77777777" w:rsidR="00465616" w:rsidRDefault="00465616" w:rsidP="00465616">
      <w:pPr>
        <w:pStyle w:val="ListParagraph"/>
        <w:ind w:left="1440"/>
      </w:pPr>
      <w:r>
        <w:rPr>
          <w:noProof/>
        </w:rPr>
        <w:drawing>
          <wp:inline distT="0" distB="0" distL="0" distR="0" wp14:anchorId="5C0C9B93" wp14:editId="0A519D8B">
            <wp:extent cx="4296972" cy="1506353"/>
            <wp:effectExtent l="19050" t="19050" r="27940" b="17780"/>
            <wp:docPr id="1825039978" name="Picture 182503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3479" cy="1522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5EFD1" w14:textId="77777777" w:rsidR="00465616" w:rsidRDefault="00465616" w:rsidP="00465616">
      <w:pPr>
        <w:pStyle w:val="ListParagraph"/>
        <w:keepNext/>
        <w:numPr>
          <w:ilvl w:val="0"/>
          <w:numId w:val="4"/>
        </w:numPr>
      </w:pPr>
      <w:r>
        <w:t xml:space="preserve">Add a SharePoint Update item action to the </w:t>
      </w:r>
      <w:r w:rsidRPr="0032106A">
        <w:rPr>
          <w:i/>
          <w:iCs/>
        </w:rPr>
        <w:t>If yes</w:t>
      </w:r>
      <w:r>
        <w:t xml:space="preserve"> branch of the condition using the following steps:</w:t>
      </w:r>
    </w:p>
    <w:p w14:paraId="500DCD50" w14:textId="77777777" w:rsidR="00465616" w:rsidRDefault="00465616" w:rsidP="00465616">
      <w:pPr>
        <w:pStyle w:val="ListParagraph"/>
        <w:keepNext/>
        <w:numPr>
          <w:ilvl w:val="1"/>
          <w:numId w:val="4"/>
        </w:numPr>
      </w:pPr>
      <w:r>
        <w:t xml:space="preserve">In the </w:t>
      </w:r>
      <w:r w:rsidRPr="00CF62CD">
        <w:rPr>
          <w:b/>
          <w:bCs/>
        </w:rPr>
        <w:t>if yes</w:t>
      </w:r>
      <w:r>
        <w:t xml:space="preserve"> branch, click </w:t>
      </w:r>
      <w:r w:rsidRPr="0032106A">
        <w:rPr>
          <w:b/>
          <w:bCs/>
        </w:rPr>
        <w:t>Add an action</w:t>
      </w:r>
      <w:r>
        <w:t xml:space="preserve">, and select the </w:t>
      </w:r>
      <w:r w:rsidRPr="0032106A">
        <w:t>SharePoint</w:t>
      </w:r>
      <w:r w:rsidRPr="00CF62CD">
        <w:rPr>
          <w:b/>
          <w:bCs/>
        </w:rPr>
        <w:t xml:space="preserve"> </w:t>
      </w:r>
      <w:r>
        <w:rPr>
          <w:b/>
          <w:bCs/>
        </w:rPr>
        <w:t>U</w:t>
      </w:r>
      <w:r w:rsidRPr="00CF62CD">
        <w:rPr>
          <w:b/>
          <w:bCs/>
        </w:rPr>
        <w:t>pdate item</w:t>
      </w:r>
      <w:r>
        <w:t xml:space="preserve"> action:</w:t>
      </w:r>
    </w:p>
    <w:p w14:paraId="3C8A4C3C" w14:textId="77777777" w:rsidR="00465616" w:rsidRDefault="00465616" w:rsidP="00465616">
      <w:pPr>
        <w:pStyle w:val="ListParagraph"/>
        <w:ind w:left="1440"/>
        <w:jc w:val="center"/>
      </w:pPr>
      <w:r w:rsidRPr="45F2C1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CD2A9" wp14:editId="6E369453">
            <wp:extent cx="5791202" cy="4384689"/>
            <wp:effectExtent l="19050" t="19050" r="19050" b="15875"/>
            <wp:docPr id="316464114" name="Picture 1421042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4384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9B5FEF" w14:textId="77777777" w:rsidR="00465616" w:rsidRDefault="00465616" w:rsidP="00465616">
      <w:pPr>
        <w:pStyle w:val="ListParagraph"/>
        <w:jc w:val="center"/>
      </w:pPr>
    </w:p>
    <w:p w14:paraId="03BC07E7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Use the </w:t>
      </w:r>
      <w:r>
        <w:rPr>
          <w:b/>
          <w:bCs/>
        </w:rPr>
        <w:t>d</w:t>
      </w:r>
      <w:r w:rsidRPr="0032106A">
        <w:rPr>
          <w:b/>
          <w:bCs/>
        </w:rPr>
        <w:t xml:space="preserve">ynamic </w:t>
      </w:r>
      <w:r>
        <w:rPr>
          <w:b/>
          <w:bCs/>
        </w:rPr>
        <w:t>value</w:t>
      </w:r>
      <w:r>
        <w:t xml:space="preserve"> tab to set </w:t>
      </w:r>
      <w:r w:rsidRPr="00FB5481">
        <w:rPr>
          <w:b/>
          <w:bCs/>
        </w:rPr>
        <w:t>Id</w:t>
      </w:r>
      <w:r>
        <w:t xml:space="preserve"> &gt; </w:t>
      </w:r>
      <w:r w:rsidRPr="00FB5481">
        <w:rPr>
          <w:b/>
          <w:bCs/>
        </w:rPr>
        <w:t>ID</w:t>
      </w:r>
      <w:r>
        <w:t xml:space="preserve"> from the trigger:</w:t>
      </w:r>
    </w:p>
    <w:p w14:paraId="5F87E59C" w14:textId="77777777" w:rsidR="00465616" w:rsidRDefault="00465616" w:rsidP="00465616">
      <w:pPr>
        <w:pStyle w:val="ListParagraph"/>
        <w:jc w:val="center"/>
      </w:pPr>
    </w:p>
    <w:p w14:paraId="7B807074" w14:textId="77777777" w:rsidR="00465616" w:rsidRDefault="00465616" w:rsidP="0047581D">
      <w:pPr>
        <w:pStyle w:val="ListParagraph"/>
        <w:ind w:left="1434"/>
        <w:jc w:val="center"/>
        <w:pPrChange w:id="28" w:author="Dattatray Patil (Contractor)" w:date="2021-02-12T17:32:00Z">
          <w:pPr>
            <w:pStyle w:val="ListParagraph"/>
            <w:jc w:val="center"/>
          </w:pPr>
        </w:pPrChange>
      </w:pPr>
      <w:r>
        <w:rPr>
          <w:noProof/>
        </w:rPr>
        <w:lastRenderedPageBreak/>
        <w:drawing>
          <wp:inline distT="0" distB="0" distL="0" distR="0" wp14:anchorId="1FADF2AD" wp14:editId="34795B60">
            <wp:extent cx="5705307" cy="4190337"/>
            <wp:effectExtent l="19050" t="19050" r="10160" b="20320"/>
            <wp:docPr id="1725699245" name="Picture 1421042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65" cy="42015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6709BB" w14:textId="77777777" w:rsidR="00465616" w:rsidRDefault="00465616" w:rsidP="00465616">
      <w:pPr>
        <w:pStyle w:val="ListParagraph"/>
      </w:pPr>
    </w:p>
    <w:p w14:paraId="50ECFA83" w14:textId="59FD4B00" w:rsidR="00465616" w:rsidRDefault="00465616" w:rsidP="00465616">
      <w:pPr>
        <w:pStyle w:val="ListParagraph"/>
        <w:numPr>
          <w:ilvl w:val="1"/>
          <w:numId w:val="4"/>
        </w:numPr>
        <w:ind w:left="1434" w:hanging="357"/>
      </w:pPr>
      <w:r>
        <w:t xml:space="preserve">Use the </w:t>
      </w:r>
      <w:r w:rsidRPr="0032106A">
        <w:rPr>
          <w:b/>
          <w:bCs/>
        </w:rPr>
        <w:t xml:space="preserve">Dynamic </w:t>
      </w:r>
      <w:r w:rsidR="0088593F">
        <w:rPr>
          <w:b/>
          <w:bCs/>
        </w:rPr>
        <w:t>value</w:t>
      </w:r>
      <w:r>
        <w:t xml:space="preserve"> </w:t>
      </w:r>
      <w:r w:rsidR="0088593F">
        <w:t>button</w:t>
      </w:r>
      <w:r>
        <w:t xml:space="preserve"> to set </w:t>
      </w:r>
      <w:r w:rsidRPr="00BE0592">
        <w:rPr>
          <w:b/>
          <w:bCs/>
        </w:rPr>
        <w:t>Title</w:t>
      </w:r>
      <w:r>
        <w:t xml:space="preserve"> &gt;</w:t>
      </w:r>
      <w:r w:rsidRPr="0032106A">
        <w:rPr>
          <w:b/>
          <w:bCs/>
        </w:rPr>
        <w:t>Title</w:t>
      </w:r>
      <w:r>
        <w:t xml:space="preserve"> from the </w:t>
      </w:r>
      <w:r w:rsidR="00E32D96">
        <w:t>trigger</w:t>
      </w:r>
      <w:r>
        <w:t xml:space="preserve">. </w:t>
      </w:r>
    </w:p>
    <w:p w14:paraId="2E535A8B" w14:textId="77777777" w:rsidR="00465616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 w:rsidRPr="00A01E77">
        <w:rPr>
          <w:b/>
          <w:bCs/>
        </w:rPr>
        <w:t>Status</w:t>
      </w:r>
      <w:r>
        <w:t xml:space="preserve"> &gt; type </w:t>
      </w:r>
      <w:r w:rsidRPr="000313AE">
        <w:rPr>
          <w:b/>
          <w:bCs/>
        </w:rPr>
        <w:t>Approved:</w:t>
      </w:r>
    </w:p>
    <w:p w14:paraId="4EC55000" w14:textId="77777777" w:rsidR="00465616" w:rsidRDefault="00465616" w:rsidP="0047581D">
      <w:pPr>
        <w:pStyle w:val="ListParagraph"/>
        <w:ind w:left="2160"/>
        <w:pPrChange w:id="29" w:author="Dattatray Patil (Contractor)" w:date="2021-02-12T17:33:00Z">
          <w:pPr>
            <w:pStyle w:val="ListParagraph"/>
            <w:ind w:left="1434"/>
          </w:pPr>
        </w:pPrChange>
      </w:pPr>
      <w:r>
        <w:rPr>
          <w:noProof/>
        </w:rPr>
        <w:drawing>
          <wp:inline distT="0" distB="0" distL="0" distR="0" wp14:anchorId="0E661516" wp14:editId="69F8170B">
            <wp:extent cx="4398341" cy="3390900"/>
            <wp:effectExtent l="19050" t="19050" r="21590" b="19050"/>
            <wp:docPr id="135885024" name="Picture 1421042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341" cy="3390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AF11C" w14:textId="77777777" w:rsidR="00465616" w:rsidRDefault="00465616" w:rsidP="00465616">
      <w:pPr>
        <w:pStyle w:val="ListParagraph"/>
        <w:numPr>
          <w:ilvl w:val="0"/>
          <w:numId w:val="4"/>
        </w:numPr>
      </w:pPr>
      <w:r>
        <w:lastRenderedPageBreak/>
        <w:t xml:space="preserve">Complete the </w:t>
      </w:r>
      <w:r w:rsidRPr="0032106A">
        <w:rPr>
          <w:i/>
          <w:iCs/>
        </w:rPr>
        <w:t>If no</w:t>
      </w:r>
      <w:r>
        <w:t xml:space="preserve"> branch of the condition using as a starting point the SharePoint action from the If Yes branch.</w:t>
      </w:r>
    </w:p>
    <w:p w14:paraId="0D20823C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On the </w:t>
      </w:r>
      <w:r w:rsidRPr="0032106A">
        <w:rPr>
          <w:b/>
          <w:bCs/>
        </w:rPr>
        <w:t>Update item</w:t>
      </w:r>
      <w:r>
        <w:t xml:space="preserve"> heading, click the three dots and select </w:t>
      </w:r>
      <w:r w:rsidRPr="00EB38C1">
        <w:rPr>
          <w:b/>
          <w:bCs/>
        </w:rPr>
        <w:t>Copy to my clipboard</w:t>
      </w:r>
      <w:r>
        <w:t>.</w:t>
      </w:r>
    </w:p>
    <w:p w14:paraId="33310115" w14:textId="77777777" w:rsidR="00465616" w:rsidRDefault="00465616" w:rsidP="00465616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24F47E57" wp14:editId="22E593D5">
            <wp:extent cx="4762831" cy="1627301"/>
            <wp:effectExtent l="0" t="0" r="0" b="0"/>
            <wp:docPr id="781306068" name="Picture 142104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50" cy="16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3F75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In the </w:t>
      </w:r>
      <w:r w:rsidRPr="0032106A">
        <w:rPr>
          <w:b/>
          <w:bCs/>
        </w:rPr>
        <w:t>If no</w:t>
      </w:r>
      <w:r>
        <w:t xml:space="preserve"> branch, click </w:t>
      </w:r>
      <w:r w:rsidRPr="0032106A">
        <w:rPr>
          <w:b/>
          <w:bCs/>
        </w:rPr>
        <w:t>Add an action</w:t>
      </w:r>
      <w:r>
        <w:t>.</w:t>
      </w:r>
    </w:p>
    <w:p w14:paraId="69A66F57" w14:textId="77777777" w:rsidR="00465616" w:rsidRDefault="00465616" w:rsidP="00465616">
      <w:pPr>
        <w:pStyle w:val="ListParagraph"/>
        <w:keepNext/>
        <w:numPr>
          <w:ilvl w:val="1"/>
          <w:numId w:val="4"/>
        </w:numPr>
      </w:pPr>
      <w:r>
        <w:t xml:space="preserve">Click the </w:t>
      </w:r>
      <w:r w:rsidRPr="00FE6588">
        <w:rPr>
          <w:b/>
          <w:bCs/>
        </w:rPr>
        <w:t>My clipboard</w:t>
      </w:r>
      <w:r>
        <w:t xml:space="preserve"> </w:t>
      </w:r>
      <w:proofErr w:type="gramStart"/>
      <w:r>
        <w:t>tab, and</w:t>
      </w:r>
      <w:proofErr w:type="gramEnd"/>
      <w:r>
        <w:t xml:space="preserve"> select </w:t>
      </w:r>
      <w:r w:rsidRPr="0032106A">
        <w:rPr>
          <w:b/>
          <w:bCs/>
        </w:rPr>
        <w:t>Update item</w:t>
      </w:r>
      <w:r>
        <w:t>.</w:t>
      </w:r>
    </w:p>
    <w:p w14:paraId="310A3A31" w14:textId="77777777" w:rsidR="00465616" w:rsidRDefault="00465616" w:rsidP="0047581D">
      <w:pPr>
        <w:pStyle w:val="ListParagraph"/>
        <w:ind w:left="2160"/>
        <w:pPrChange w:id="30" w:author="Dattatray Patil (Contractor)" w:date="2021-02-12T17:34:00Z">
          <w:pPr>
            <w:pStyle w:val="ListParagraph"/>
            <w:ind w:left="1440"/>
          </w:pPr>
        </w:pPrChange>
      </w:pPr>
      <w:r w:rsidRPr="00CC7A62">
        <w:rPr>
          <w:noProof/>
        </w:rPr>
        <w:drawing>
          <wp:inline distT="0" distB="0" distL="0" distR="0" wp14:anchorId="4D7182EB" wp14:editId="0E39D232">
            <wp:extent cx="3554233" cy="1613509"/>
            <wp:effectExtent l="0" t="0" r="8255" b="6350"/>
            <wp:docPr id="1825039991" name="Picture 182503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76692" cy="162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73E9E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Change </w:t>
      </w:r>
      <w:r w:rsidRPr="0032106A">
        <w:rPr>
          <w:b/>
          <w:bCs/>
        </w:rPr>
        <w:t>Status</w:t>
      </w:r>
      <w:r>
        <w:t xml:space="preserve"> to </w:t>
      </w:r>
      <w:r w:rsidRPr="0032106A">
        <w:rPr>
          <w:b/>
          <w:bCs/>
          <w:color w:val="F6BD97" w:themeColor="accent2" w:themeTint="80"/>
        </w:rPr>
        <w:t>Rejected</w:t>
      </w:r>
      <w:r>
        <w:t>:</w:t>
      </w:r>
    </w:p>
    <w:p w14:paraId="43DA24EA" w14:textId="77777777" w:rsidR="00465616" w:rsidRDefault="00465616" w:rsidP="00465616">
      <w:pPr>
        <w:pStyle w:val="ListParagraph"/>
      </w:pPr>
    </w:p>
    <w:p w14:paraId="22C7060B" w14:textId="77777777" w:rsidR="00465616" w:rsidRDefault="00465616" w:rsidP="00B244EB">
      <w:pPr>
        <w:pStyle w:val="ListParagraph"/>
        <w:ind w:left="1077"/>
        <w:jc w:val="center"/>
        <w:pPrChange w:id="31" w:author="Dattatray Patil (Contractor)" w:date="2021-02-12T17:35:00Z">
          <w:pPr>
            <w:pStyle w:val="ListParagraph"/>
            <w:jc w:val="center"/>
          </w:pPr>
        </w:pPrChange>
      </w:pPr>
      <w:r>
        <w:rPr>
          <w:noProof/>
        </w:rPr>
        <w:lastRenderedPageBreak/>
        <w:drawing>
          <wp:inline distT="0" distB="0" distL="0" distR="0" wp14:anchorId="3A3DC4DB" wp14:editId="3A553856">
            <wp:extent cx="4322363" cy="3821218"/>
            <wp:effectExtent l="19050" t="19050" r="21590" b="27305"/>
            <wp:docPr id="1946233667" name="Picture 142104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1" cy="38280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3F9017" w14:textId="77777777" w:rsidR="00465616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>
        <w:t>Rename the condition and the two update item actions as shown in the following screenshot:</w:t>
      </w:r>
    </w:p>
    <w:p w14:paraId="49878FC2" w14:textId="77777777" w:rsidR="00465616" w:rsidRDefault="00465616" w:rsidP="00856B5B">
      <w:pPr>
        <w:pStyle w:val="ListParagraph"/>
        <w:ind w:left="1434"/>
        <w:pPrChange w:id="32" w:author="Dattatray Patil (Contractor)" w:date="2021-02-12T17:35:00Z">
          <w:pPr>
            <w:pStyle w:val="ListParagraph"/>
            <w:ind w:left="360"/>
          </w:pPr>
        </w:pPrChange>
      </w:pPr>
      <w:r>
        <w:rPr>
          <w:noProof/>
        </w:rPr>
        <w:drawing>
          <wp:inline distT="0" distB="0" distL="0" distR="0" wp14:anchorId="4FB8BB36" wp14:editId="6CCD2FF1">
            <wp:extent cx="4878953" cy="1423541"/>
            <wp:effectExtent l="19050" t="19050" r="17145" b="24765"/>
            <wp:docPr id="851923635" name="Picture 142104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9" cy="1438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A2D14D" w14:textId="77777777" w:rsidR="00465616" w:rsidRDefault="00465616" w:rsidP="00465616">
      <w:pPr>
        <w:pStyle w:val="ListParagraph"/>
      </w:pPr>
    </w:p>
    <w:p w14:paraId="31447048" w14:textId="77777777" w:rsidR="00465616" w:rsidRDefault="00465616" w:rsidP="00465616">
      <w:pPr>
        <w:pStyle w:val="ListParagraph"/>
        <w:keepNext/>
        <w:numPr>
          <w:ilvl w:val="0"/>
          <w:numId w:val="4"/>
        </w:numPr>
        <w:ind w:left="714" w:hanging="357"/>
      </w:pPr>
      <w:r>
        <w:lastRenderedPageBreak/>
        <w:t>Send an email if the expense is approved or rejected, by using the following steps:</w:t>
      </w:r>
    </w:p>
    <w:p w14:paraId="299456FE" w14:textId="77777777" w:rsidR="00465616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>
        <w:t xml:space="preserve">In the </w:t>
      </w:r>
      <w:r w:rsidRPr="00CB1E6B">
        <w:rPr>
          <w:b/>
          <w:bCs/>
        </w:rPr>
        <w:t>If Yes</w:t>
      </w:r>
      <w:r>
        <w:t xml:space="preserve"> branch, </w:t>
      </w:r>
      <w:proofErr w:type="gramStart"/>
      <w:r w:rsidRPr="0032106A">
        <w:rPr>
          <w:b/>
          <w:bCs/>
        </w:rPr>
        <w:t>Add</w:t>
      </w:r>
      <w:proofErr w:type="gramEnd"/>
      <w:r w:rsidRPr="0032106A">
        <w:rPr>
          <w:b/>
          <w:bCs/>
        </w:rPr>
        <w:t xml:space="preserve"> an action</w:t>
      </w:r>
      <w:r>
        <w:t xml:space="preserve"> &gt; </w:t>
      </w:r>
      <w:r w:rsidRPr="00CB1E6B">
        <w:rPr>
          <w:b/>
          <w:bCs/>
        </w:rPr>
        <w:t>Send an email (V2)</w:t>
      </w:r>
      <w:r>
        <w:t xml:space="preserve"> action (Office 365 Outlook).</w:t>
      </w:r>
    </w:p>
    <w:p w14:paraId="3ADA2A23" w14:textId="0EAA5B6D" w:rsidR="00465616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>
        <w:t xml:space="preserve">Complete </w:t>
      </w:r>
      <w:r w:rsidR="00393FA0">
        <w:t>like</w:t>
      </w:r>
      <w:r>
        <w:t xml:space="preserve"> the following screenshot:</w:t>
      </w:r>
    </w:p>
    <w:p w14:paraId="5E8F4EB7" w14:textId="77777777" w:rsidR="00465616" w:rsidRDefault="00465616" w:rsidP="00465616">
      <w:pPr>
        <w:pStyle w:val="ListParagraph"/>
        <w:keepNext/>
        <w:ind w:left="1434"/>
      </w:pPr>
    </w:p>
    <w:p w14:paraId="3ACB9FB1" w14:textId="77777777" w:rsidR="00465616" w:rsidRDefault="00465616" w:rsidP="00465616">
      <w:pPr>
        <w:pStyle w:val="ListParagraph"/>
        <w:ind w:left="1440"/>
      </w:pPr>
      <w:r w:rsidRPr="45F2C1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629A1B" wp14:editId="2BE2202E">
            <wp:extent cx="3933897" cy="2806810"/>
            <wp:effectExtent l="19050" t="19050" r="9525" b="12700"/>
            <wp:docPr id="1714190630" name="Picture 1421042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7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29" cy="28157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A21A4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Place the cursor to the right of </w:t>
      </w:r>
      <w:r w:rsidRPr="0032106A">
        <w:rPr>
          <w:b/>
          <w:bCs/>
        </w:rPr>
        <w:t>approved by</w:t>
      </w:r>
      <w:r>
        <w:t xml:space="preserve">; in dialog pane, click the </w:t>
      </w:r>
      <w:r w:rsidRPr="0032106A">
        <w:rPr>
          <w:b/>
          <w:bCs/>
        </w:rPr>
        <w:t xml:space="preserve">Add </w:t>
      </w:r>
      <w:r>
        <w:rPr>
          <w:b/>
          <w:bCs/>
        </w:rPr>
        <w:t xml:space="preserve">an expression </w:t>
      </w:r>
      <w:r>
        <w:t>button,</w:t>
      </w:r>
    </w:p>
    <w:p w14:paraId="6FA97055" w14:textId="77777777" w:rsidR="00465616" w:rsidRDefault="00465616" w:rsidP="00465616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4A977EA" wp14:editId="2B927373">
            <wp:extent cx="3856382" cy="2290849"/>
            <wp:effectExtent l="19050" t="19050" r="10795" b="14605"/>
            <wp:docPr id="279048494" name="Picture 142104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7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46" cy="2313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477253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 copy and paste the following expression in the Expression area and click “Add an expression”:</w:t>
      </w:r>
    </w:p>
    <w:p w14:paraId="19F9C753" w14:textId="77777777" w:rsidR="00465616" w:rsidRDefault="00465616" w:rsidP="00465616">
      <w:pPr>
        <w:pStyle w:val="ListParagraph"/>
      </w:pPr>
    </w:p>
    <w:p w14:paraId="1E608795" w14:textId="77777777" w:rsidR="00465616" w:rsidRPr="006B62FF" w:rsidRDefault="00465616" w:rsidP="00465616">
      <w:pPr>
        <w:pStyle w:val="ListParagraph"/>
        <w:ind w:firstLine="720"/>
      </w:pPr>
      <w:r w:rsidRPr="006B62FF">
        <w:t>body('Start_and_wait_for_an_approval')?['responses'][0]['responder']['displayname']</w:t>
      </w:r>
    </w:p>
    <w:p w14:paraId="783E1D17" w14:textId="77777777" w:rsidR="00465616" w:rsidRDefault="00465616" w:rsidP="00465616">
      <w:pPr>
        <w:pStyle w:val="ListParagraph"/>
      </w:pPr>
    </w:p>
    <w:p w14:paraId="01EF03E1" w14:textId="77777777" w:rsidR="00465616" w:rsidRPr="00856E9C" w:rsidRDefault="00465616" w:rsidP="00465616">
      <w:pPr>
        <w:pStyle w:val="ListParagraph"/>
        <w:jc w:val="center"/>
        <w:rPr>
          <w:rFonts w:cs="Segoe UI"/>
          <w:color w:val="ED1C24"/>
          <w:sz w:val="28"/>
          <w:szCs w:val="28"/>
          <w:lang w:val="en"/>
        </w:rPr>
      </w:pPr>
      <w:r>
        <w:rPr>
          <w:noProof/>
        </w:rPr>
        <w:lastRenderedPageBreak/>
        <w:drawing>
          <wp:inline distT="0" distB="0" distL="0" distR="0" wp14:anchorId="553B1E86" wp14:editId="310E2F7F">
            <wp:extent cx="3879139" cy="3872285"/>
            <wp:effectExtent l="19050" t="19050" r="26670" b="13970"/>
            <wp:docPr id="1224040633" name="Picture 142104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7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42" cy="38875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74806A" w14:textId="77777777" w:rsidR="00465616" w:rsidRDefault="00465616" w:rsidP="00465616">
      <w:pPr>
        <w:autoSpaceDE w:val="0"/>
        <w:autoSpaceDN w:val="0"/>
        <w:adjustRightInd w:val="0"/>
        <w:spacing w:after="0" w:line="240" w:lineRule="auto"/>
        <w:rPr>
          <w:rFonts w:cs="Segoe UI"/>
          <w:color w:val="ED1C24"/>
          <w:sz w:val="28"/>
          <w:szCs w:val="28"/>
          <w:lang w:val="en"/>
        </w:rPr>
      </w:pPr>
    </w:p>
    <w:p w14:paraId="156F4CC3" w14:textId="77777777" w:rsidR="00465616" w:rsidRDefault="00465616" w:rsidP="00465616"/>
    <w:p w14:paraId="69E08EAF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In the dialog pane, click </w:t>
      </w:r>
      <w:r w:rsidRPr="00720175">
        <w:rPr>
          <w:b/>
          <w:bCs/>
        </w:rPr>
        <w:t>OK</w:t>
      </w:r>
      <w:r>
        <w:t>.</w:t>
      </w:r>
    </w:p>
    <w:p w14:paraId="66CEB21A" w14:textId="5D5FF506" w:rsidR="00465616" w:rsidRDefault="00465616" w:rsidP="00465616">
      <w:pPr>
        <w:ind w:left="1440"/>
      </w:pPr>
      <w:r>
        <w:t xml:space="preserve">Your Send an email action should look </w:t>
      </w:r>
      <w:r w:rsidR="00A96077">
        <w:t>like</w:t>
      </w:r>
      <w:r>
        <w:t xml:space="preserve"> the following screenshot.</w:t>
      </w:r>
    </w:p>
    <w:p w14:paraId="22938A2E" w14:textId="77777777" w:rsidR="00465616" w:rsidRDefault="00465616" w:rsidP="00465616">
      <w:pPr>
        <w:pStyle w:val="ListParagraph"/>
        <w:jc w:val="center"/>
      </w:pPr>
      <w:r>
        <w:rPr>
          <w:noProof/>
        </w:rPr>
        <w:drawing>
          <wp:inline distT="0" distB="0" distL="0" distR="0" wp14:anchorId="4C9CBCBF" wp14:editId="664581CD">
            <wp:extent cx="4385726" cy="1764714"/>
            <wp:effectExtent l="19050" t="19050" r="15240" b="26035"/>
            <wp:docPr id="1482703513" name="Picture 177126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76" cy="1772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8CE6C" w14:textId="77777777" w:rsidR="00465616" w:rsidRDefault="00465616" w:rsidP="00465616">
      <w:pPr>
        <w:pStyle w:val="ListParagraph"/>
      </w:pPr>
    </w:p>
    <w:p w14:paraId="6583B230" w14:textId="77777777" w:rsidR="00465616" w:rsidRDefault="00465616" w:rsidP="00465616">
      <w:pPr>
        <w:pStyle w:val="ListParagraph"/>
        <w:numPr>
          <w:ilvl w:val="1"/>
          <w:numId w:val="4"/>
        </w:numPr>
      </w:pPr>
      <w:proofErr w:type="gramStart"/>
      <w:r>
        <w:t>Similar to</w:t>
      </w:r>
      <w:proofErr w:type="gramEnd"/>
      <w:r>
        <w:t xml:space="preserve"> before, </w:t>
      </w:r>
      <w:r w:rsidRPr="0032106A">
        <w:t>copy and paste</w:t>
      </w:r>
      <w:r>
        <w:t xml:space="preserve"> the </w:t>
      </w:r>
      <w:r w:rsidRPr="0032106A">
        <w:rPr>
          <w:b/>
          <w:bCs/>
        </w:rPr>
        <w:t>Send an email</w:t>
      </w:r>
      <w:r>
        <w:t xml:space="preserve"> action to the </w:t>
      </w:r>
      <w:r w:rsidRPr="00720175">
        <w:rPr>
          <w:b/>
          <w:bCs/>
        </w:rPr>
        <w:t>if no</w:t>
      </w:r>
      <w:r>
        <w:t xml:space="preserve"> branch and update the text with </w:t>
      </w:r>
      <w:r w:rsidRPr="0032106A">
        <w:rPr>
          <w:b/>
          <w:bCs/>
          <w:color w:val="F6BD97" w:themeColor="accent2" w:themeTint="80"/>
        </w:rPr>
        <w:t>rejected</w:t>
      </w:r>
      <w:r>
        <w:t>.</w:t>
      </w:r>
    </w:p>
    <w:p w14:paraId="0857DB0B" w14:textId="77777777" w:rsidR="00465616" w:rsidRDefault="00465616" w:rsidP="00465616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42CFD58E" wp14:editId="36063B87">
            <wp:extent cx="3982553" cy="3108960"/>
            <wp:effectExtent l="19050" t="19050" r="18415" b="15240"/>
            <wp:docPr id="200146858" name="Picture 1771269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641" cy="3121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AF549" w14:textId="77777777" w:rsidR="00465616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>
        <w:t xml:space="preserve">Rename the </w:t>
      </w:r>
      <w:r w:rsidRPr="0032106A">
        <w:rPr>
          <w:b/>
          <w:bCs/>
        </w:rPr>
        <w:t>Send an email</w:t>
      </w:r>
      <w:r>
        <w:t xml:space="preserve"> actions in both branches as</w:t>
      </w:r>
      <w:r w:rsidRPr="002154F4">
        <w:rPr>
          <w:b/>
          <w:bCs/>
        </w:rPr>
        <w:t xml:space="preserve"> </w:t>
      </w:r>
      <w:r w:rsidRPr="00967E08">
        <w:rPr>
          <w:b/>
          <w:bCs/>
        </w:rPr>
        <w:t>Inform creator of approval</w:t>
      </w:r>
      <w:r w:rsidRPr="0032106A">
        <w:rPr>
          <w:b/>
          <w:bCs/>
          <w:color w:val="F6BD97" w:themeColor="accent2" w:themeTint="80"/>
        </w:rPr>
        <w:t xml:space="preserve"> </w:t>
      </w:r>
      <w:r w:rsidRPr="0032106A">
        <w:t>and</w:t>
      </w:r>
      <w:r w:rsidRPr="002154F4">
        <w:rPr>
          <w:b/>
          <w:bCs/>
        </w:rPr>
        <w:t xml:space="preserve"> </w:t>
      </w:r>
      <w:r w:rsidRPr="00967E08">
        <w:rPr>
          <w:b/>
          <w:bCs/>
        </w:rPr>
        <w:t>Inform creator of rejection</w:t>
      </w:r>
      <w:r>
        <w:t>.</w:t>
      </w:r>
    </w:p>
    <w:p w14:paraId="6120C583" w14:textId="77777777" w:rsidR="00465616" w:rsidRDefault="00465616" w:rsidP="00465616">
      <w:pPr>
        <w:ind w:left="1440"/>
      </w:pPr>
      <w:r>
        <w:rPr>
          <w:noProof/>
        </w:rPr>
        <w:drawing>
          <wp:inline distT="0" distB="0" distL="0" distR="0" wp14:anchorId="54ED02E5" wp14:editId="15965367">
            <wp:extent cx="4640608" cy="1839462"/>
            <wp:effectExtent l="19050" t="19050" r="26670" b="27940"/>
            <wp:docPr id="2138513160" name="Picture 1208665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6654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385" cy="1854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46242E" w14:textId="77777777" w:rsidR="00465616" w:rsidRDefault="00465616" w:rsidP="00465616">
      <w:pPr>
        <w:pStyle w:val="ListParagraph"/>
        <w:numPr>
          <w:ilvl w:val="0"/>
          <w:numId w:val="4"/>
        </w:numPr>
      </w:pPr>
      <w:r>
        <w:t>Save the flow.</w:t>
      </w:r>
    </w:p>
    <w:p w14:paraId="3AE6E0A3" w14:textId="77777777" w:rsidR="00465616" w:rsidRDefault="00465616" w:rsidP="00465616">
      <w:pPr>
        <w:pStyle w:val="ListParagraph"/>
        <w:numPr>
          <w:ilvl w:val="0"/>
          <w:numId w:val="4"/>
        </w:numPr>
      </w:pPr>
      <w:r>
        <w:t xml:space="preserve">Test the flow by adding an expense item to the SharePoint list, using the following steps: </w:t>
      </w:r>
    </w:p>
    <w:p w14:paraId="4644A495" w14:textId="77777777" w:rsidR="00465616" w:rsidRPr="00B07972" w:rsidRDefault="00465616" w:rsidP="00465616">
      <w:pPr>
        <w:pStyle w:val="ListParagraph"/>
        <w:numPr>
          <w:ilvl w:val="1"/>
          <w:numId w:val="4"/>
        </w:numPr>
      </w:pPr>
      <w:r>
        <w:t>Navigate to your SharePoint list, for example by clicking on the list name on the Quick Launch bar.</w:t>
      </w:r>
    </w:p>
    <w:p w14:paraId="526ABA06" w14:textId="77777777" w:rsidR="00465616" w:rsidRDefault="00465616" w:rsidP="0046561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1AA7B03" wp14:editId="3F588921">
            <wp:extent cx="3019425" cy="2581275"/>
            <wp:effectExtent l="19050" t="19050" r="28575" b="28575"/>
            <wp:docPr id="349132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81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F6679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 xml:space="preserve">Click </w:t>
      </w:r>
      <w:r w:rsidRPr="0032106A">
        <w:rPr>
          <w:b/>
          <w:bCs/>
        </w:rPr>
        <w:t>New</w:t>
      </w:r>
      <w:r>
        <w:t>:</w:t>
      </w:r>
    </w:p>
    <w:p w14:paraId="43BB182F" w14:textId="77777777" w:rsidR="00465616" w:rsidRDefault="00465616" w:rsidP="00465616">
      <w:pPr>
        <w:pStyle w:val="ListParagraph"/>
        <w:ind w:left="1440"/>
      </w:pPr>
      <w:r>
        <w:rPr>
          <w:noProof/>
        </w:rPr>
        <w:drawing>
          <wp:inline distT="0" distB="0" distL="0" distR="0" wp14:anchorId="7616CC3D" wp14:editId="628E07CB">
            <wp:extent cx="3105150" cy="1057275"/>
            <wp:effectExtent l="19050" t="19050" r="19050" b="28575"/>
            <wp:docPr id="3587865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57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B8FF3" w14:textId="77777777" w:rsidR="00465616" w:rsidRDefault="00465616" w:rsidP="00465616">
      <w:pPr>
        <w:pStyle w:val="ListParagraph"/>
        <w:jc w:val="center"/>
        <w:rPr>
          <w:szCs w:val="20"/>
        </w:rPr>
      </w:pPr>
    </w:p>
    <w:p w14:paraId="19EE450E" w14:textId="77777777" w:rsidR="00465616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>
        <w:t>Complete</w:t>
      </w:r>
      <w:r w:rsidRPr="00591CCD">
        <w:t xml:space="preserve"> the form </w:t>
      </w:r>
      <w:proofErr w:type="gramStart"/>
      <w:r>
        <w:t>similar to</w:t>
      </w:r>
      <w:proofErr w:type="gramEnd"/>
      <w:r>
        <w:t xml:space="preserve"> the following screenshot</w:t>
      </w:r>
      <w:r w:rsidRPr="00591CCD">
        <w:t xml:space="preserve"> (keep the </w:t>
      </w:r>
      <w:r w:rsidRPr="0032106A">
        <w:rPr>
          <w:b/>
          <w:bCs/>
        </w:rPr>
        <w:t>Status</w:t>
      </w:r>
      <w:r w:rsidRPr="00591CCD">
        <w:t xml:space="preserve"> field empty</w:t>
      </w:r>
      <w:r>
        <w:t>):</w:t>
      </w:r>
    </w:p>
    <w:p w14:paraId="64DBF397" w14:textId="77777777" w:rsidR="00465616" w:rsidRDefault="00465616" w:rsidP="00465616">
      <w:pPr>
        <w:pStyle w:val="ListParagraph"/>
        <w:ind w:left="1434"/>
        <w:rPr>
          <w:szCs w:val="20"/>
        </w:rPr>
      </w:pPr>
      <w:r w:rsidRPr="00EA398A">
        <w:rPr>
          <w:noProof/>
        </w:rPr>
        <w:t xml:space="preserve"> </w:t>
      </w:r>
      <w:r w:rsidRPr="00FB3688">
        <w:rPr>
          <w:noProof/>
        </w:rPr>
        <w:drawing>
          <wp:inline distT="0" distB="0" distL="0" distR="0" wp14:anchorId="790EE36A" wp14:editId="12415714">
            <wp:extent cx="1859158" cy="3742055"/>
            <wp:effectExtent l="19050" t="19050" r="27305" b="10795"/>
            <wp:docPr id="1771269460" name="Picture 177126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74851" cy="37736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CC8F6" w14:textId="77777777" w:rsidR="00465616" w:rsidRDefault="00465616" w:rsidP="00465616">
      <w:pPr>
        <w:pStyle w:val="ListParagraph"/>
        <w:numPr>
          <w:ilvl w:val="1"/>
          <w:numId w:val="4"/>
        </w:numPr>
      </w:pPr>
      <w:r w:rsidRPr="00591CCD">
        <w:lastRenderedPageBreak/>
        <w:t xml:space="preserve">Save </w:t>
      </w:r>
      <w:r>
        <w:t>the new record, which will automatically trigger the flow.</w:t>
      </w:r>
    </w:p>
    <w:p w14:paraId="1C566ECB" w14:textId="77777777" w:rsidR="00465616" w:rsidRDefault="00465616" w:rsidP="00465616">
      <w:pPr>
        <w:pStyle w:val="ListParagraph"/>
        <w:numPr>
          <w:ilvl w:val="1"/>
          <w:numId w:val="4"/>
        </w:numPr>
      </w:pPr>
      <w:r>
        <w:t>C</w:t>
      </w:r>
      <w:r w:rsidRPr="00591CCD">
        <w:t xml:space="preserve">heck the </w:t>
      </w:r>
      <w:r>
        <w:t>flow</w:t>
      </w:r>
      <w:r w:rsidRPr="00591CCD">
        <w:t xml:space="preserve"> status, it should be</w:t>
      </w:r>
      <w:r w:rsidRPr="008C2E4D">
        <w:rPr>
          <w:b/>
          <w:bCs/>
        </w:rPr>
        <w:t xml:space="preserve"> running</w:t>
      </w:r>
      <w:r w:rsidRPr="00A86DA1">
        <w:t>:</w:t>
      </w:r>
    </w:p>
    <w:p w14:paraId="3AE52B07" w14:textId="77777777" w:rsidR="00465616" w:rsidRPr="00C8104D" w:rsidRDefault="00465616" w:rsidP="00465616">
      <w:pPr>
        <w:pStyle w:val="ListParagraph"/>
        <w:ind w:left="1434"/>
        <w:rPr>
          <w:szCs w:val="20"/>
        </w:rPr>
      </w:pPr>
      <w:r>
        <w:rPr>
          <w:noProof/>
        </w:rPr>
        <w:drawing>
          <wp:inline distT="0" distB="0" distL="0" distR="0" wp14:anchorId="21887A2F" wp14:editId="4BF2074B">
            <wp:extent cx="5016492" cy="2628900"/>
            <wp:effectExtent l="19050" t="19050" r="13335" b="19050"/>
            <wp:docPr id="20690887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17528" cy="26294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077C0" w14:textId="77777777" w:rsidR="00465616" w:rsidRPr="00C4075B" w:rsidRDefault="00465616" w:rsidP="00465616">
      <w:pPr>
        <w:pStyle w:val="ListParagraph"/>
        <w:keepNext/>
        <w:numPr>
          <w:ilvl w:val="1"/>
          <w:numId w:val="4"/>
        </w:numPr>
        <w:ind w:left="1434" w:hanging="357"/>
      </w:pPr>
      <w:r>
        <w:t>C</w:t>
      </w:r>
      <w:r w:rsidRPr="00591CCD">
        <w:t xml:space="preserve">lick the </w:t>
      </w:r>
      <w:r>
        <w:t>running flow to</w:t>
      </w:r>
      <w:r w:rsidRPr="00591CCD">
        <w:t xml:space="preserve"> see </w:t>
      </w:r>
      <w:r>
        <w:t xml:space="preserve">the progress of </w:t>
      </w:r>
      <w:r w:rsidRPr="00591CCD">
        <w:t>this</w:t>
      </w:r>
      <w:r>
        <w:t xml:space="preserve"> instance of the flow</w:t>
      </w:r>
      <w:r w:rsidRPr="00A86DA1">
        <w:t>:</w:t>
      </w:r>
    </w:p>
    <w:p w14:paraId="00EEA9D1" w14:textId="77777777" w:rsidR="00465616" w:rsidRDefault="00465616" w:rsidP="00465616">
      <w:pPr>
        <w:ind w:left="1434"/>
        <w:rPr>
          <w:szCs w:val="20"/>
        </w:rPr>
      </w:pPr>
      <w:r>
        <w:rPr>
          <w:noProof/>
        </w:rPr>
        <w:drawing>
          <wp:inline distT="0" distB="0" distL="0" distR="0" wp14:anchorId="7FB834FB" wp14:editId="62ED678D">
            <wp:extent cx="4032000" cy="1465200"/>
            <wp:effectExtent l="19050" t="19050" r="26035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32000" cy="146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558B8" w14:textId="77777777" w:rsidR="00465616" w:rsidRPr="00C4075B" w:rsidRDefault="00465616" w:rsidP="00465616">
      <w:pPr>
        <w:ind w:left="1434"/>
      </w:pPr>
      <w:r>
        <w:t>In this screenshot t</w:t>
      </w:r>
      <w:r w:rsidRPr="00591CCD">
        <w:t xml:space="preserve">he </w:t>
      </w:r>
      <w:r>
        <w:t>flow</w:t>
      </w:r>
      <w:r w:rsidRPr="00591CCD">
        <w:t xml:space="preserve"> is waiting for approval. Approvals</w:t>
      </w:r>
      <w:r w:rsidRPr="00A86DA1">
        <w:t xml:space="preserve"> send an e-mail to the person(s) in charge of </w:t>
      </w:r>
      <w:r>
        <w:t xml:space="preserve">the </w:t>
      </w:r>
      <w:r w:rsidRPr="00A86DA1">
        <w:t xml:space="preserve">approval. </w:t>
      </w:r>
    </w:p>
    <w:p w14:paraId="0559619E" w14:textId="77777777" w:rsidR="00465616" w:rsidRDefault="00465616" w:rsidP="00465616">
      <w:pPr>
        <w:pStyle w:val="ListParagraph"/>
        <w:numPr>
          <w:ilvl w:val="1"/>
          <w:numId w:val="4"/>
        </w:numPr>
      </w:pPr>
      <w:r w:rsidRPr="00591CCD">
        <w:t>Check your e-mail to display your approval e-mail:</w:t>
      </w:r>
    </w:p>
    <w:p w14:paraId="51029003" w14:textId="77777777" w:rsidR="00465616" w:rsidRDefault="00465616" w:rsidP="00465616">
      <w:pPr>
        <w:pStyle w:val="ListParagraph"/>
        <w:numPr>
          <w:ilvl w:val="2"/>
          <w:numId w:val="3"/>
        </w:numPr>
      </w:pPr>
      <w:r>
        <w:t>To check your e-mails, click the app launcher (the waffle).</w:t>
      </w:r>
    </w:p>
    <w:p w14:paraId="6A5BA3F8" w14:textId="77777777" w:rsidR="00465616" w:rsidRDefault="00465616" w:rsidP="00465616">
      <w:pPr>
        <w:pStyle w:val="ListParagraph"/>
        <w:ind w:left="2160"/>
      </w:pPr>
      <w:r>
        <w:rPr>
          <w:noProof/>
        </w:rPr>
        <w:drawing>
          <wp:inline distT="0" distB="0" distL="0" distR="0" wp14:anchorId="10F9EE57" wp14:editId="39BDC1E4">
            <wp:extent cx="1422000" cy="1749600"/>
            <wp:effectExtent l="19050" t="19050" r="26035" b="22225"/>
            <wp:docPr id="995430741" name="Picture 99543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22000" cy="174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E5BFA" w14:textId="77777777" w:rsidR="00465616" w:rsidRPr="00DC17B0" w:rsidRDefault="00465616" w:rsidP="00465616">
      <w:pPr>
        <w:pStyle w:val="ListParagraph"/>
        <w:numPr>
          <w:ilvl w:val="2"/>
          <w:numId w:val="3"/>
        </w:numPr>
      </w:pPr>
      <w:r w:rsidRPr="00DC17B0">
        <w:t xml:space="preserve">In the list of Apps, </w:t>
      </w:r>
      <w:r>
        <w:t>right-</w:t>
      </w:r>
      <w:r w:rsidRPr="00DC17B0">
        <w:t xml:space="preserve">click </w:t>
      </w:r>
      <w:r w:rsidRPr="00A44845">
        <w:rPr>
          <w:b/>
          <w:bCs/>
        </w:rPr>
        <w:t>Outlook</w:t>
      </w:r>
      <w:r>
        <w:t xml:space="preserve">, and select </w:t>
      </w:r>
      <w:r w:rsidRPr="0032106A">
        <w:rPr>
          <w:b/>
          <w:bCs/>
        </w:rPr>
        <w:t>Open in new tab</w:t>
      </w:r>
      <w:r>
        <w:t>.</w:t>
      </w:r>
    </w:p>
    <w:p w14:paraId="340B5B77" w14:textId="77777777" w:rsidR="00465616" w:rsidRPr="00DC17B0" w:rsidRDefault="00465616" w:rsidP="00465616">
      <w:pPr>
        <w:pStyle w:val="ListParagraph"/>
        <w:numPr>
          <w:ilvl w:val="2"/>
          <w:numId w:val="3"/>
        </w:numPr>
      </w:pPr>
      <w:r w:rsidRPr="00DC17B0">
        <w:t xml:space="preserve">In the Focused </w:t>
      </w:r>
      <w:r>
        <w:t>tab</w:t>
      </w:r>
      <w:r w:rsidRPr="00DC17B0">
        <w:t xml:space="preserve"> or in the Other </w:t>
      </w:r>
      <w:r>
        <w:t>tab</w:t>
      </w:r>
      <w:r w:rsidRPr="00DC17B0">
        <w:t xml:space="preserve"> </w:t>
      </w:r>
      <w:r>
        <w:t xml:space="preserve">you should see </w:t>
      </w:r>
      <w:r w:rsidRPr="00DC17B0">
        <w:t>you</w:t>
      </w:r>
      <w:r>
        <w:t xml:space="preserve">r Flow </w:t>
      </w:r>
      <w:r w:rsidRPr="00DC17B0">
        <w:t>approval e-mail:</w:t>
      </w:r>
    </w:p>
    <w:p w14:paraId="32C0AF4F" w14:textId="77777777" w:rsidR="00465616" w:rsidRDefault="00465616" w:rsidP="00465616">
      <w:pPr>
        <w:ind w:left="1440"/>
        <w:rPr>
          <w:szCs w:val="20"/>
        </w:rPr>
      </w:pPr>
      <w:r w:rsidRPr="00B13610">
        <w:rPr>
          <w:noProof/>
          <w:szCs w:val="20"/>
        </w:rPr>
        <w:lastRenderedPageBreak/>
        <w:drawing>
          <wp:inline distT="0" distB="0" distL="0" distR="0" wp14:anchorId="30AB9B54" wp14:editId="4E8F5758">
            <wp:extent cx="4373217" cy="2399008"/>
            <wp:effectExtent l="19050" t="19050" r="27940" b="20955"/>
            <wp:docPr id="1771269458" name="Picture 1771269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11596" cy="24200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243B1" w14:textId="77777777" w:rsidR="00465616" w:rsidRDefault="00465616" w:rsidP="00465616">
      <w:pPr>
        <w:pStyle w:val="ListParagraph"/>
        <w:numPr>
          <w:ilvl w:val="1"/>
          <w:numId w:val="4"/>
        </w:numPr>
      </w:pPr>
      <w:r w:rsidRPr="00591CCD">
        <w:t xml:space="preserve">Approvers can also find the pending approvals in the </w:t>
      </w:r>
      <w:r w:rsidRPr="00B87FA5">
        <w:rPr>
          <w:b/>
          <w:bCs/>
        </w:rPr>
        <w:t>Approvals center</w:t>
      </w:r>
      <w:r w:rsidRPr="00981C3F">
        <w:t>:</w:t>
      </w:r>
    </w:p>
    <w:p w14:paraId="48BB968C" w14:textId="77777777" w:rsidR="00465616" w:rsidRDefault="00465616" w:rsidP="00465616">
      <w:pPr>
        <w:pStyle w:val="ListParagraph"/>
        <w:numPr>
          <w:ilvl w:val="2"/>
          <w:numId w:val="4"/>
        </w:numPr>
      </w:pPr>
      <w:r>
        <w:t xml:space="preserve">Expand </w:t>
      </w:r>
      <w:r w:rsidRPr="0032106A">
        <w:rPr>
          <w:b/>
          <w:bCs/>
        </w:rPr>
        <w:t>Action items</w:t>
      </w:r>
      <w:r>
        <w:t xml:space="preserve">, and then click </w:t>
      </w:r>
      <w:r w:rsidRPr="0032106A">
        <w:rPr>
          <w:b/>
          <w:bCs/>
        </w:rPr>
        <w:t>Approvals</w:t>
      </w:r>
      <w:r>
        <w:t>.</w:t>
      </w:r>
    </w:p>
    <w:p w14:paraId="5F8B4A01" w14:textId="77777777" w:rsidR="00465616" w:rsidRDefault="00465616" w:rsidP="00465616">
      <w:pPr>
        <w:ind w:left="21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45DD7AD" wp14:editId="01056B94">
            <wp:extent cx="1557655" cy="2238375"/>
            <wp:effectExtent l="19050" t="19050" r="23495" b="28575"/>
            <wp:docPr id="1771269461" name="Picture 1771269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41"/>
                    <a:stretch/>
                  </pic:blipFill>
                  <pic:spPr bwMode="auto">
                    <a:xfrm>
                      <a:off x="0" y="0"/>
                      <a:ext cx="1563954" cy="2247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2FDB3" w14:textId="77777777" w:rsidR="00465616" w:rsidRDefault="00465616" w:rsidP="00465616">
      <w:pPr>
        <w:ind w:left="1980"/>
      </w:pPr>
      <w:r>
        <w:t>The Approvals center is displayed.</w:t>
      </w:r>
    </w:p>
    <w:p w14:paraId="70EBA719" w14:textId="77777777" w:rsidR="00465616" w:rsidRDefault="00465616" w:rsidP="00F155A6">
      <w:pPr>
        <w:ind w:firstLine="720"/>
        <w:rPr>
          <w:szCs w:val="20"/>
        </w:rPr>
        <w:pPrChange w:id="33" w:author="Dattatray Patil (Contractor)" w:date="2021-02-12T18:06:00Z">
          <w:pPr/>
        </w:pPrChange>
      </w:pPr>
      <w:r>
        <w:rPr>
          <w:noProof/>
        </w:rPr>
        <w:drawing>
          <wp:inline distT="0" distB="0" distL="0" distR="0" wp14:anchorId="1549AE4C" wp14:editId="6168C33C">
            <wp:extent cx="5355271" cy="1453817"/>
            <wp:effectExtent l="19050" t="19050" r="17145" b="13335"/>
            <wp:docPr id="1775366649" name="Picture 1771269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271" cy="1453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659A7" w14:textId="77777777" w:rsidR="00465616" w:rsidRDefault="00465616" w:rsidP="00465616">
      <w:pPr>
        <w:pStyle w:val="ListParagraph"/>
        <w:keepNext/>
        <w:numPr>
          <w:ilvl w:val="2"/>
          <w:numId w:val="4"/>
        </w:numPr>
        <w:ind w:hanging="181"/>
      </w:pPr>
      <w:r>
        <w:lastRenderedPageBreak/>
        <w:t xml:space="preserve">On the </w:t>
      </w:r>
      <w:r w:rsidRPr="0032106A">
        <w:rPr>
          <w:b/>
          <w:bCs/>
        </w:rPr>
        <w:t>Received</w:t>
      </w:r>
      <w:r>
        <w:t xml:space="preserve"> tab, c</w:t>
      </w:r>
      <w:r w:rsidRPr="00B87FA5">
        <w:t xml:space="preserve">lick the </w:t>
      </w:r>
      <w:r>
        <w:t xml:space="preserve">item to be </w:t>
      </w:r>
      <w:r w:rsidRPr="00B87FA5">
        <w:t>approv</w:t>
      </w:r>
      <w:r>
        <w:t>ed/rejected to display an information pane.</w:t>
      </w:r>
    </w:p>
    <w:p w14:paraId="265A20FB" w14:textId="77777777" w:rsidR="00465616" w:rsidRDefault="00465616" w:rsidP="00465616">
      <w:pPr>
        <w:ind w:left="21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4D625B" wp14:editId="5CBC44A8">
            <wp:extent cx="2246400" cy="5745600"/>
            <wp:effectExtent l="19050" t="19050" r="20955" b="26670"/>
            <wp:docPr id="1771269464" name="Picture 1771269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46400" cy="574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FF155" w14:textId="77777777" w:rsidR="00465616" w:rsidRPr="00B87FA5" w:rsidRDefault="00465616" w:rsidP="00465616">
      <w:pPr>
        <w:pStyle w:val="ListParagraph"/>
        <w:numPr>
          <w:ilvl w:val="2"/>
          <w:numId w:val="4"/>
        </w:numPr>
      </w:pPr>
      <w:r>
        <w:t xml:space="preserve">Select </w:t>
      </w:r>
      <w:r>
        <w:rPr>
          <w:b/>
          <w:bCs/>
        </w:rPr>
        <w:t>A</w:t>
      </w:r>
      <w:r w:rsidRPr="00A53443">
        <w:rPr>
          <w:b/>
          <w:bCs/>
        </w:rPr>
        <w:t>pprove</w:t>
      </w:r>
      <w:r>
        <w:t xml:space="preserve">, and then click </w:t>
      </w:r>
      <w:r w:rsidRPr="0032106A">
        <w:rPr>
          <w:b/>
          <w:bCs/>
        </w:rPr>
        <w:t>Confirm</w:t>
      </w:r>
      <w:r>
        <w:t>.</w:t>
      </w:r>
    </w:p>
    <w:p w14:paraId="7ACA33E6" w14:textId="317CE815" w:rsidR="00465616" w:rsidRPr="00B87FA5" w:rsidRDefault="00465616" w:rsidP="00465616">
      <w:pPr>
        <w:ind w:left="1980"/>
      </w:pPr>
      <w:r w:rsidRPr="00591CCD">
        <w:t xml:space="preserve">The </w:t>
      </w:r>
      <w:r>
        <w:t>Flow</w:t>
      </w:r>
      <w:r w:rsidRPr="00591CCD">
        <w:t xml:space="preserve"> will </w:t>
      </w:r>
      <w:r w:rsidR="00087DAD" w:rsidRPr="00591CCD">
        <w:t>send you</w:t>
      </w:r>
      <w:r w:rsidR="008554E4">
        <w:t xml:space="preserve"> </w:t>
      </w:r>
      <w:r w:rsidR="00087DAD">
        <w:t xml:space="preserve">a </w:t>
      </w:r>
      <w:r w:rsidRPr="00591CCD">
        <w:t xml:space="preserve">notification by </w:t>
      </w:r>
      <w:r w:rsidR="00395925" w:rsidRPr="00591CCD">
        <w:t>e-mail</w:t>
      </w:r>
      <w:r w:rsidR="00395925">
        <w:t>:</w:t>
      </w:r>
      <w:r w:rsidRPr="009F2F95">
        <w:t xml:space="preserve"> </w:t>
      </w:r>
    </w:p>
    <w:p w14:paraId="3A35FF95" w14:textId="4021E73A" w:rsidR="00465616" w:rsidRPr="00AB5151" w:rsidRDefault="00395925" w:rsidP="00F155A6">
      <w:pPr>
        <w:ind w:left="1260" w:firstLine="720"/>
        <w:rPr>
          <w:szCs w:val="20"/>
        </w:rPr>
        <w:pPrChange w:id="34" w:author="Dattatray Patil (Contractor)" w:date="2021-02-12T18:06:00Z">
          <w:pPr>
            <w:ind w:left="720"/>
          </w:pPr>
        </w:pPrChange>
      </w:pPr>
      <w:bookmarkStart w:id="35" w:name="_GoBack"/>
      <w:r>
        <w:rPr>
          <w:noProof/>
          <w:szCs w:val="20"/>
        </w:rPr>
        <w:lastRenderedPageBreak/>
        <w:drawing>
          <wp:inline distT="0" distB="0" distL="0" distR="0" wp14:anchorId="09FC60F1" wp14:editId="1491A1AB">
            <wp:extent cx="3678470" cy="1617483"/>
            <wp:effectExtent l="19050" t="19050" r="1778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034" cy="1625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35"/>
    </w:p>
    <w:p w14:paraId="449AC8E0" w14:textId="77777777" w:rsidR="00465616" w:rsidRPr="00AB54C1" w:rsidRDefault="00465616">
      <w:pPr>
        <w:pStyle w:val="Heading2"/>
        <w:rPr>
          <w:rFonts w:ascii="Segoe UI" w:hAnsi="Segoe UI" w:cs="Segoe UI"/>
          <w:szCs w:val="28"/>
          <w:rPrChange w:id="36" w:author="Dattatray Patil (Contractor)" w:date="2021-02-06T05:38:00Z">
            <w:rPr/>
          </w:rPrChange>
        </w:rPr>
        <w:pPrChange w:id="37" w:author="Dattatray Patil (Contractor)" w:date="2021-02-06T05:38:00Z">
          <w:pPr>
            <w:pStyle w:val="Heading4"/>
          </w:pPr>
        </w:pPrChange>
      </w:pPr>
      <w:bookmarkStart w:id="38" w:name="_Toc41060355"/>
      <w:r w:rsidRPr="00AB54C1">
        <w:rPr>
          <w:rFonts w:ascii="Segoe UI" w:hAnsi="Segoe UI" w:cs="Segoe UI"/>
          <w:sz w:val="28"/>
          <w:szCs w:val="28"/>
          <w:rPrChange w:id="39" w:author="Dattatray Patil (Contractor)" w:date="2021-02-06T05:38:00Z">
            <w:rPr>
              <w:iCs w:val="0"/>
            </w:rPr>
          </w:rPrChange>
        </w:rPr>
        <w:t>Task 2.3: Extending the flow by adding a new status when the flow is waiting</w:t>
      </w:r>
      <w:bookmarkEnd w:id="38"/>
    </w:p>
    <w:p w14:paraId="011919BD" w14:textId="77777777" w:rsidR="00465616" w:rsidRPr="00963DF4" w:rsidRDefault="00465616" w:rsidP="00465616">
      <w:pPr>
        <w:pStyle w:val="ListParagraph"/>
        <w:numPr>
          <w:ilvl w:val="0"/>
          <w:numId w:val="5"/>
        </w:numPr>
      </w:pPr>
      <w:r>
        <w:t xml:space="preserve">Click </w:t>
      </w:r>
      <w:r w:rsidRPr="0032106A">
        <w:rPr>
          <w:b/>
          <w:bCs/>
        </w:rPr>
        <w:t>Edit</w:t>
      </w:r>
      <w:r w:rsidRPr="00B03256">
        <w:t xml:space="preserve"> </w:t>
      </w:r>
      <w:r>
        <w:t>on your flow’s details page.</w:t>
      </w:r>
    </w:p>
    <w:p w14:paraId="3AFD0B67" w14:textId="77777777" w:rsidR="00465616" w:rsidRDefault="00465616" w:rsidP="00465616">
      <w:pPr>
        <w:pStyle w:val="ListParagraph"/>
        <w:numPr>
          <w:ilvl w:val="0"/>
          <w:numId w:val="5"/>
        </w:numPr>
      </w:pPr>
      <w:r>
        <w:t xml:space="preserve">Add a SharePoint </w:t>
      </w:r>
      <w:r w:rsidRPr="0032106A">
        <w:rPr>
          <w:b/>
          <w:bCs/>
        </w:rPr>
        <w:t>Update item</w:t>
      </w:r>
      <w:r>
        <w:t xml:space="preserve"> action between the trigger and the condition, and complete as shown in the following screenshot.</w:t>
      </w:r>
    </w:p>
    <w:p w14:paraId="18AB3A8D" w14:textId="77777777" w:rsidR="00465616" w:rsidRDefault="00465616" w:rsidP="00465616">
      <w:pPr>
        <w:pStyle w:val="ListParagraph"/>
        <w:jc w:val="center"/>
        <w:rPr>
          <w:szCs w:val="20"/>
        </w:rPr>
      </w:pPr>
      <w:r>
        <w:rPr>
          <w:noProof/>
        </w:rPr>
        <w:drawing>
          <wp:inline distT="0" distB="0" distL="0" distR="0" wp14:anchorId="05675678" wp14:editId="01FDF555">
            <wp:extent cx="4641810" cy="4276725"/>
            <wp:effectExtent l="19050" t="19050" r="26035" b="9525"/>
            <wp:docPr id="1032676094" name="Picture 142104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7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10" cy="4276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1E0C7" w14:textId="77777777" w:rsidR="00465616" w:rsidRDefault="00465616" w:rsidP="00465616">
      <w:pPr>
        <w:pStyle w:val="ListParagraph"/>
        <w:rPr>
          <w:szCs w:val="20"/>
        </w:rPr>
      </w:pPr>
      <w:r>
        <w:rPr>
          <w:b/>
          <w:bCs/>
          <w:szCs w:val="20"/>
        </w:rPr>
        <w:t>Hint</w:t>
      </w:r>
      <w:r>
        <w:rPr>
          <w:szCs w:val="20"/>
        </w:rPr>
        <w:t xml:space="preserve">: </w:t>
      </w:r>
    </w:p>
    <w:p w14:paraId="09491CEB" w14:textId="52CEAE59" w:rsidR="00465616" w:rsidRDefault="00465616" w:rsidP="00465616">
      <w:pPr>
        <w:pStyle w:val="ListParagraph"/>
        <w:numPr>
          <w:ilvl w:val="0"/>
          <w:numId w:val="6"/>
        </w:numPr>
      </w:pPr>
      <w:r>
        <w:t xml:space="preserve">The </w:t>
      </w:r>
      <w:r w:rsidRPr="00697911">
        <w:rPr>
          <w:b/>
          <w:bCs/>
        </w:rPr>
        <w:t>ID</w:t>
      </w:r>
      <w:r>
        <w:t xml:space="preserve"> Dynamic </w:t>
      </w:r>
      <w:r w:rsidR="009773AF">
        <w:t>value</w:t>
      </w:r>
      <w:r>
        <w:t xml:space="preserve"> comes from the trigger and identifies the corresponding SharePoint list item. </w:t>
      </w:r>
    </w:p>
    <w:p w14:paraId="54E72921" w14:textId="77777777" w:rsidR="00465616" w:rsidRDefault="00465616" w:rsidP="00465616">
      <w:pPr>
        <w:pStyle w:val="ListParagraph"/>
        <w:numPr>
          <w:ilvl w:val="0"/>
          <w:numId w:val="6"/>
        </w:numPr>
      </w:pPr>
      <w:r w:rsidRPr="00697911">
        <w:rPr>
          <w:b/>
          <w:bCs/>
        </w:rPr>
        <w:t xml:space="preserve">Title </w:t>
      </w:r>
      <w:r>
        <w:t xml:space="preserve">also comes from the trigger, </w:t>
      </w:r>
    </w:p>
    <w:p w14:paraId="4321B4F3" w14:textId="77777777" w:rsidR="00465616" w:rsidRDefault="00465616" w:rsidP="00465616">
      <w:pPr>
        <w:pStyle w:val="ListParagraph"/>
        <w:numPr>
          <w:ilvl w:val="0"/>
          <w:numId w:val="6"/>
        </w:numPr>
      </w:pPr>
      <w:r w:rsidRPr="0032106A">
        <w:t>Type</w:t>
      </w:r>
      <w:r>
        <w:t xml:space="preserve"> the value </w:t>
      </w:r>
      <w:r w:rsidRPr="0032106A">
        <w:rPr>
          <w:b/>
          <w:bCs/>
          <w:color w:val="F6BD97" w:themeColor="accent2" w:themeTint="80"/>
        </w:rPr>
        <w:t>Being approved</w:t>
      </w:r>
      <w:r w:rsidRPr="0032106A">
        <w:rPr>
          <w:color w:val="F6BD97" w:themeColor="accent2" w:themeTint="80"/>
        </w:rPr>
        <w:t xml:space="preserve"> </w:t>
      </w:r>
      <w:r>
        <w:t xml:space="preserve">in the </w:t>
      </w:r>
      <w:r w:rsidRPr="00697911">
        <w:rPr>
          <w:b/>
          <w:bCs/>
        </w:rPr>
        <w:t>Status</w:t>
      </w:r>
      <w:r>
        <w:t xml:space="preserve"> field:</w:t>
      </w:r>
    </w:p>
    <w:p w14:paraId="7F279F92" w14:textId="77777777" w:rsidR="00465616" w:rsidRDefault="00465616" w:rsidP="00465616">
      <w:pPr>
        <w:pStyle w:val="ListParagraph"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50F05E0" wp14:editId="348919E1">
            <wp:extent cx="4467225" cy="3428719"/>
            <wp:effectExtent l="19050" t="19050" r="9525" b="19685"/>
            <wp:docPr id="4133448" name="Picture 142104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28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21A751" w14:textId="77777777" w:rsidR="00465616" w:rsidRDefault="00465616" w:rsidP="00465616">
      <w:pPr>
        <w:pStyle w:val="ListParagraph"/>
        <w:rPr>
          <w:szCs w:val="20"/>
        </w:rPr>
      </w:pPr>
    </w:p>
    <w:p w14:paraId="5C1C8AE4" w14:textId="77777777" w:rsidR="00465616" w:rsidRDefault="00465616" w:rsidP="00465616">
      <w:pPr>
        <w:pStyle w:val="ListParagraph"/>
        <w:keepNext/>
        <w:numPr>
          <w:ilvl w:val="0"/>
          <w:numId w:val="5"/>
        </w:numPr>
        <w:ind w:left="714" w:hanging="357"/>
      </w:pPr>
      <w:r>
        <w:t>Apply the same logic to display Approved or Rejected in the SharePoint list</w:t>
      </w:r>
    </w:p>
    <w:p w14:paraId="4E093D12" w14:textId="77777777" w:rsidR="00465616" w:rsidRDefault="00465616" w:rsidP="00465616">
      <w:pPr>
        <w:pStyle w:val="ListParagraph"/>
        <w:keepNext/>
        <w:numPr>
          <w:ilvl w:val="0"/>
          <w:numId w:val="5"/>
        </w:numPr>
        <w:ind w:left="714" w:hanging="357"/>
      </w:pPr>
      <w:r>
        <w:t>Add a new travel expense item to the SharePoint list and check the value in its status column (it might take a few seconds before the flow starts):</w:t>
      </w:r>
    </w:p>
    <w:p w14:paraId="5378B920" w14:textId="77777777" w:rsidR="00465616" w:rsidRDefault="00465616" w:rsidP="00F155A6">
      <w:pPr>
        <w:pStyle w:val="ListParagraph"/>
        <w:ind w:left="1440"/>
        <w:rPr>
          <w:szCs w:val="20"/>
        </w:rPr>
        <w:pPrChange w:id="40" w:author="Dattatray Patil (Contractor)" w:date="2021-02-12T18:05:00Z">
          <w:pPr>
            <w:pStyle w:val="ListParagraph"/>
          </w:pPr>
        </w:pPrChange>
      </w:pPr>
      <w:r>
        <w:rPr>
          <w:noProof/>
        </w:rPr>
        <w:drawing>
          <wp:inline distT="0" distB="0" distL="0" distR="0" wp14:anchorId="5A60EF5D" wp14:editId="7CA7A104">
            <wp:extent cx="4399472" cy="2329133"/>
            <wp:effectExtent l="19050" t="19050" r="20320" b="14605"/>
            <wp:docPr id="13541438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472" cy="23291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62D571" w14:textId="77777777" w:rsidR="00465616" w:rsidRDefault="00465616" w:rsidP="00465616">
      <w:pPr>
        <w:pStyle w:val="ListParagraph"/>
        <w:rPr>
          <w:szCs w:val="20"/>
        </w:rPr>
      </w:pPr>
    </w:p>
    <w:p w14:paraId="3FA34191" w14:textId="4DB60B62" w:rsidR="00465616" w:rsidRDefault="00465616" w:rsidP="00465616">
      <w:pPr>
        <w:pStyle w:val="ListParagraph"/>
        <w:numPr>
          <w:ilvl w:val="0"/>
          <w:numId w:val="3"/>
        </w:numPr>
      </w:pPr>
      <w:r>
        <w:t xml:space="preserve">Approve and once the approval is completed, check the status value in the </w:t>
      </w:r>
      <w:r w:rsidR="00B1352F">
        <w:t>list.</w:t>
      </w:r>
    </w:p>
    <w:p w14:paraId="751738A1" w14:textId="77777777" w:rsidR="00465616" w:rsidRDefault="00465616" w:rsidP="00465616">
      <w:pPr>
        <w:pStyle w:val="ListParagraph"/>
        <w:rPr>
          <w:szCs w:val="20"/>
        </w:rPr>
      </w:pPr>
    </w:p>
    <w:p w14:paraId="16E47A58" w14:textId="77777777" w:rsidR="00465616" w:rsidRDefault="00465616" w:rsidP="00F155A6">
      <w:pPr>
        <w:pStyle w:val="ListParagraph"/>
        <w:ind w:left="2160"/>
        <w:rPr>
          <w:szCs w:val="20"/>
        </w:rPr>
        <w:pPrChange w:id="41" w:author="Dattatray Patil (Contractor)" w:date="2021-02-12T18:05:00Z">
          <w:pPr>
            <w:pStyle w:val="ListParagraph"/>
          </w:pPr>
        </w:pPrChange>
      </w:pPr>
      <w:r>
        <w:rPr>
          <w:noProof/>
        </w:rPr>
        <w:lastRenderedPageBreak/>
        <w:drawing>
          <wp:inline distT="0" distB="0" distL="0" distR="0" wp14:anchorId="49C523F0" wp14:editId="6DFD1BD4">
            <wp:extent cx="4381612" cy="2324100"/>
            <wp:effectExtent l="19050" t="19050" r="19050" b="19050"/>
            <wp:docPr id="3741522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612" cy="2324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62D34" w14:textId="77777777" w:rsidR="00465616" w:rsidRDefault="00465616" w:rsidP="00465616">
      <w:pPr>
        <w:pStyle w:val="ListParagraph"/>
        <w:rPr>
          <w:szCs w:val="20"/>
        </w:rPr>
      </w:pPr>
    </w:p>
    <w:p w14:paraId="7770F64F" w14:textId="77777777" w:rsidR="00465616" w:rsidRDefault="00465616" w:rsidP="00465616">
      <w:pPr>
        <w:pStyle w:val="ListParagraph"/>
      </w:pPr>
      <w:r w:rsidRPr="00697911">
        <w:rPr>
          <w:b/>
          <w:bCs/>
        </w:rPr>
        <w:t>Optional exercise if time permits</w:t>
      </w:r>
      <w:r w:rsidRPr="00A86DA1">
        <w:t xml:space="preserve">: </w:t>
      </w:r>
    </w:p>
    <w:p w14:paraId="43A62D69" w14:textId="77777777" w:rsidR="00465616" w:rsidRDefault="00465616" w:rsidP="00465616">
      <w:pPr>
        <w:pStyle w:val="ListParagraph"/>
        <w:rPr>
          <w:szCs w:val="20"/>
        </w:rPr>
      </w:pPr>
      <w:r>
        <w:t xml:space="preserve">Amend the flow to automatically approve the expense </w:t>
      </w:r>
      <w:r w:rsidRPr="00A86DA1">
        <w:t xml:space="preserve">If </w:t>
      </w:r>
      <w:r>
        <w:t xml:space="preserve">the </w:t>
      </w:r>
      <w:r w:rsidRPr="00A86DA1">
        <w:t xml:space="preserve">amount is smaller than </w:t>
      </w:r>
      <w:r>
        <w:t>$</w:t>
      </w:r>
      <w:r w:rsidRPr="00A86DA1">
        <w:t>500,</w:t>
      </w:r>
      <w:r w:rsidRPr="00343E1A">
        <w:t xml:space="preserve"> otherwise</w:t>
      </w:r>
      <w:r>
        <w:t>,</w:t>
      </w:r>
      <w:r w:rsidRPr="00343E1A">
        <w:t xml:space="preserve"> </w:t>
      </w:r>
      <w:r>
        <w:t xml:space="preserve">the expense item </w:t>
      </w:r>
      <w:r w:rsidRPr="00343E1A">
        <w:t xml:space="preserve">will </w:t>
      </w:r>
      <w:r>
        <w:t>progress through</w:t>
      </w:r>
      <w:r w:rsidRPr="00343E1A">
        <w:t xml:space="preserve"> </w:t>
      </w:r>
      <w:r>
        <w:t>approved process.</w:t>
      </w:r>
    </w:p>
    <w:p w14:paraId="1C2E6EA9" w14:textId="77777777" w:rsidR="00CA62C1" w:rsidRDefault="00CA62C1" w:rsidP="00CA62C1">
      <w:pPr>
        <w:rPr>
          <w:b/>
          <w:bCs/>
        </w:rPr>
      </w:pPr>
    </w:p>
    <w:p w14:paraId="4FA2DD2B" w14:textId="78422265" w:rsidR="00CA62C1" w:rsidRPr="00AB54C1" w:rsidRDefault="00CA62C1">
      <w:pPr>
        <w:pStyle w:val="Heading2"/>
        <w:rPr>
          <w:rFonts w:cs="Segoe UI"/>
          <w:color w:val="0070C0"/>
          <w:sz w:val="28"/>
          <w:szCs w:val="28"/>
          <w:rPrChange w:id="42" w:author="Dattatray Patil (Contractor)" w:date="2021-02-06T05:38:00Z">
            <w:rPr/>
          </w:rPrChange>
        </w:rPr>
        <w:pPrChange w:id="43" w:author="Dattatray Patil (Contractor)" w:date="2021-02-06T05:38:00Z">
          <w:pPr/>
        </w:pPrChange>
      </w:pPr>
      <w:r w:rsidRPr="00AB54C1">
        <w:rPr>
          <w:rFonts w:ascii="Segoe UI" w:hAnsi="Segoe UI" w:cs="Segoe UI"/>
          <w:color w:val="0070C0"/>
          <w:sz w:val="28"/>
          <w:szCs w:val="28"/>
          <w:rPrChange w:id="44" w:author="Dattatray Patil (Contractor)" w:date="2021-02-06T05:38:00Z">
            <w:rPr/>
          </w:rPrChange>
        </w:rPr>
        <w:t>We need your feedback</w:t>
      </w:r>
    </w:p>
    <w:p w14:paraId="360BA83E" w14:textId="77777777" w:rsidR="00CA62C1" w:rsidRDefault="00CA62C1" w:rsidP="00CA62C1">
      <w:r>
        <w:t xml:space="preserve">Do you want to report an issue or to suggest something? We need your feedback: </w:t>
      </w:r>
      <w:hyperlink r:id="rId52" w:history="1">
        <w:r>
          <w:rPr>
            <w:rStyle w:val="Hyperlink"/>
          </w:rPr>
          <w:t>https://github.com/Power-Automate-in-a-day/Training-by-the-community/issues</w:t>
        </w:r>
      </w:hyperlink>
      <w:r>
        <w:t xml:space="preserve"> </w:t>
      </w:r>
    </w:p>
    <w:p w14:paraId="3C343F2C" w14:textId="3FC5E039" w:rsidR="00C40FD3" w:rsidRPr="00CA62C1" w:rsidRDefault="00C40FD3">
      <w:pPr>
        <w:rPr>
          <w:szCs w:val="20"/>
        </w:rPr>
      </w:pPr>
    </w:p>
    <w:sectPr w:rsidR="00C40FD3" w:rsidRPr="00CA6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FD5810" w14:textId="77777777" w:rsidR="001301F2" w:rsidRDefault="001301F2" w:rsidP="00AB54C1">
      <w:pPr>
        <w:spacing w:after="0" w:line="240" w:lineRule="auto"/>
      </w:pPr>
      <w:r>
        <w:separator/>
      </w:r>
    </w:p>
  </w:endnote>
  <w:endnote w:type="continuationSeparator" w:id="0">
    <w:p w14:paraId="20094017" w14:textId="77777777" w:rsidR="001301F2" w:rsidRDefault="001301F2" w:rsidP="00AB5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CA3C86" w14:textId="77777777" w:rsidR="001301F2" w:rsidRDefault="001301F2" w:rsidP="00AB54C1">
      <w:pPr>
        <w:spacing w:after="0" w:line="240" w:lineRule="auto"/>
      </w:pPr>
      <w:r>
        <w:separator/>
      </w:r>
    </w:p>
  </w:footnote>
  <w:footnote w:type="continuationSeparator" w:id="0">
    <w:p w14:paraId="21CE3103" w14:textId="77777777" w:rsidR="001301F2" w:rsidRDefault="001301F2" w:rsidP="00AB5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9080E"/>
    <w:multiLevelType w:val="hybridMultilevel"/>
    <w:tmpl w:val="7A82321A"/>
    <w:lvl w:ilvl="0" w:tplc="2CE84A6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D2085"/>
    <w:multiLevelType w:val="hybridMultilevel"/>
    <w:tmpl w:val="C226D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25D72"/>
    <w:multiLevelType w:val="hybridMultilevel"/>
    <w:tmpl w:val="0C185316"/>
    <w:lvl w:ilvl="0" w:tplc="ED882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E753ED"/>
    <w:multiLevelType w:val="hybridMultilevel"/>
    <w:tmpl w:val="D906750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8939AF"/>
    <w:multiLevelType w:val="hybridMultilevel"/>
    <w:tmpl w:val="6090C9A8"/>
    <w:lvl w:ilvl="0" w:tplc="D806DB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3C7578"/>
    <w:multiLevelType w:val="hybridMultilevel"/>
    <w:tmpl w:val="0C185316"/>
    <w:lvl w:ilvl="0" w:tplc="ED882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ttatray Patil (Contractor)">
    <w15:presenceInfo w15:providerId="AD" w15:userId="S::Dattatray.Patil@gilead.com::715305f0-418e-4b1a-9e3b-ccb2b68353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616"/>
    <w:rsid w:val="0000622A"/>
    <w:rsid w:val="000313AE"/>
    <w:rsid w:val="0004177B"/>
    <w:rsid w:val="00087DAD"/>
    <w:rsid w:val="000B33B8"/>
    <w:rsid w:val="001301F2"/>
    <w:rsid w:val="0035691B"/>
    <w:rsid w:val="00393FA0"/>
    <w:rsid w:val="00395925"/>
    <w:rsid w:val="003D4DA1"/>
    <w:rsid w:val="00465616"/>
    <w:rsid w:val="0047581D"/>
    <w:rsid w:val="004B7BBE"/>
    <w:rsid w:val="005238CA"/>
    <w:rsid w:val="006B62FF"/>
    <w:rsid w:val="006D220C"/>
    <w:rsid w:val="006F4967"/>
    <w:rsid w:val="00752319"/>
    <w:rsid w:val="00800706"/>
    <w:rsid w:val="008554E4"/>
    <w:rsid w:val="00856B5B"/>
    <w:rsid w:val="0088593F"/>
    <w:rsid w:val="008941AE"/>
    <w:rsid w:val="00904AF3"/>
    <w:rsid w:val="00937B5C"/>
    <w:rsid w:val="00967E08"/>
    <w:rsid w:val="009773AF"/>
    <w:rsid w:val="009A4CF5"/>
    <w:rsid w:val="009D3649"/>
    <w:rsid w:val="00A96077"/>
    <w:rsid w:val="00AB54C1"/>
    <w:rsid w:val="00B1352F"/>
    <w:rsid w:val="00B244EB"/>
    <w:rsid w:val="00C40FD3"/>
    <w:rsid w:val="00CA62C1"/>
    <w:rsid w:val="00D040A4"/>
    <w:rsid w:val="00D51EA0"/>
    <w:rsid w:val="00E32D96"/>
    <w:rsid w:val="00EF4587"/>
    <w:rsid w:val="00F00502"/>
    <w:rsid w:val="00F155A6"/>
    <w:rsid w:val="00FB0810"/>
    <w:rsid w:val="00FC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AC8D1"/>
  <w15:chartTrackingRefBased/>
  <w15:docId w15:val="{D7DD3AE1-FD0E-4EE7-9461-213646CA0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65616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5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616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4472C4" w:themeColor="accent1"/>
      <w:sz w:val="36"/>
      <w:szCs w:val="4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5616"/>
    <w:pPr>
      <w:keepNext/>
      <w:keepLines/>
      <w:spacing w:before="240" w:after="60"/>
      <w:outlineLvl w:val="3"/>
    </w:pPr>
    <w:rPr>
      <w:rFonts w:asciiTheme="minorHAnsi" w:eastAsia="Times New Roman" w:hAnsiTheme="minorHAnsi" w:cstheme="minorHAnsi"/>
      <w:iCs/>
      <w:color w:val="4472C4" w:themeColor="accen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5616"/>
    <w:rPr>
      <w:rFonts w:eastAsiaTheme="majorEastAsia" w:cstheme="minorHAnsi"/>
      <w:color w:val="4472C4" w:themeColor="accent1"/>
      <w:sz w:val="36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465616"/>
    <w:rPr>
      <w:rFonts w:eastAsia="Times New Roman" w:cstheme="minorHAnsi"/>
      <w:iCs/>
      <w:color w:val="4472C4" w:themeColor="accent1"/>
      <w:sz w:val="28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465616"/>
    <w:pPr>
      <w:ind w:left="720"/>
      <w:contextualSpacing/>
    </w:p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465616"/>
    <w:rPr>
      <w:rFonts w:ascii="Segoe UI" w:hAnsi="Segoe UI"/>
      <w:sz w:val="20"/>
    </w:rPr>
  </w:style>
  <w:style w:type="character" w:styleId="Hyperlink">
    <w:name w:val="Hyperlink"/>
    <w:basedOn w:val="DefaultParagraphFont"/>
    <w:uiPriority w:val="99"/>
    <w:unhideWhenUsed/>
    <w:rsid w:val="0046561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54C1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4C1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54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github.com/Power-Automate-in-a-day/Training-by-the-community/issu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25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Dattatray Patil (Contractor)</cp:lastModifiedBy>
  <cp:revision>43</cp:revision>
  <dcterms:created xsi:type="dcterms:W3CDTF">2020-05-24T11:05:00Z</dcterms:created>
  <dcterms:modified xsi:type="dcterms:W3CDTF">2021-02-12T18:09:00Z</dcterms:modified>
</cp:coreProperties>
</file>